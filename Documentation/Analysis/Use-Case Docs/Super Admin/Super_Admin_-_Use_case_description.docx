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79FBFDA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commentRangeStart w:id="0"/>
            <w:r w:rsidR="008127F5" w:rsidRPr="008127F5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ورود</w:t>
            </w:r>
            <w:commentRangeEnd w:id="0"/>
            <w:r w:rsidR="00D928A7" w:rsidRPr="008127F5">
              <w:rPr>
                <w:rStyle w:val="CommentReference"/>
                <w:rFonts w:cs="Calibri"/>
                <w:color w:val="0070C0"/>
                <w:sz w:val="22"/>
                <w:szCs w:val="22"/>
                <w:rtl/>
                <w:lang w:bidi="fa-IR"/>
              </w:rPr>
              <w:commentReference w:id="0"/>
            </w:r>
          </w:p>
        </w:tc>
        <w:tc>
          <w:tcPr>
            <w:tcW w:w="2592" w:type="dxa"/>
            <w:gridSpan w:val="2"/>
            <w:vAlign w:val="center"/>
          </w:tcPr>
          <w:p w14:paraId="2C680763" w14:textId="2D755863" w:rsidR="004B09B3" w:rsidRPr="00C460D0" w:rsidRDefault="004B09B3" w:rsidP="004B09B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commentRangeStart w:id="1"/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1</w:t>
            </w:r>
            <w:commentRangeEnd w:id="1"/>
            <w:r w:rsidR="00D928A7" w:rsidRPr="00C460D0">
              <w:rPr>
                <w:rStyle w:val="CommentReference"/>
                <w:rFonts w:cs="Calibri"/>
                <w:color w:val="000000" w:themeColor="text1"/>
                <w:sz w:val="22"/>
                <w:szCs w:val="22"/>
                <w:rtl/>
              </w:rPr>
              <w:commentReference w:id="1"/>
            </w:r>
          </w:p>
        </w:tc>
        <w:tc>
          <w:tcPr>
            <w:tcW w:w="2224" w:type="dxa"/>
            <w:vAlign w:val="center"/>
          </w:tcPr>
          <w:p w14:paraId="2DF035A3" w14:textId="0EC6D639" w:rsidR="004B09B3" w:rsidRPr="00C460D0" w:rsidRDefault="004B09B3" w:rsidP="004B09B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460D0"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69DEDDA6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460D0"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79BF8030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460D0"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73E2D89" w14:textId="77777777" w:rsidR="004B09B3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46735D6B" w:rsidR="00C460D0" w:rsidRPr="00C460D0" w:rsidRDefault="00C460D0" w:rsidP="00C460D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ادمین-می تواند با نام کاربری و رمز عبور وارد سایت شود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FFBB96F" w14:textId="77777777" w:rsidR="004B09B3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5ACCF7AB" w:rsidR="00C460D0" w:rsidRPr="008127F5" w:rsidRDefault="00C460D0" w:rsidP="00C460D0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</w:t>
            </w:r>
            <w:r w:rsidRPr="00C460D0">
              <w:rPr>
                <w:rFonts w:cs="Calibri"/>
                <w:color w:val="000000" w:themeColor="text1"/>
                <w:sz w:val="22"/>
                <w:szCs w:val="22"/>
                <w:rtl/>
              </w:rPr>
              <w:t>ین مورد-کاربرد برای احراز هویت سوپر ادمین و ورود وی به سامانه استفاده می‌شود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4CAD7E24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60D0"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5841BC2D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460D0" w:rsidRPr="00C460D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commentRangeStart w:id="2"/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انجمني</w:t>
            </w:r>
            <w:commentRangeEnd w:id="2"/>
            <w:r w:rsidR="00D928A7" w:rsidRPr="008127F5">
              <w:rPr>
                <w:rStyle w:val="CommentReference"/>
                <w:rFonts w:cs="Calibri" w:hint="cs"/>
                <w:color w:val="0070C0"/>
                <w:sz w:val="22"/>
                <w:szCs w:val="22"/>
                <w:rtl/>
              </w:rPr>
              <w:commentReference w:id="2"/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: 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5D97387" w14:textId="3DE12B1C" w:rsidR="00C460D0" w:rsidRPr="001538D7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صفحه ورود را باز می‌کن</w:t>
            </w:r>
            <w:r w:rsidR="001538D7"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</w:p>
          <w:p w14:paraId="2231CE52" w14:textId="023FB189" w:rsidR="00C460D0" w:rsidRPr="001538D7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نام </w:t>
            </w: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>کاربری و رمز عبور را وارد می‌کند</w:t>
            </w:r>
            <w:r w:rsidRPr="001538D7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BC4F62E" w14:textId="608A7882" w:rsidR="00C460D0" w:rsidRPr="001538D7" w:rsidRDefault="00C460D0" w:rsidP="00C460D0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>اطلاعات را بررسی می‌کند</w:t>
            </w:r>
            <w:r w:rsidRPr="001538D7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11B293BF" w14:textId="4606F2F0" w:rsidR="004B09B3" w:rsidRPr="00C460D0" w:rsidRDefault="00C460D0" w:rsidP="001538D7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در </w:t>
            </w: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صورت معتبر بودن اطلاعات، </w:t>
            </w:r>
            <w:r w:rsidR="001538D7"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 وارد سایت می شود</w:t>
            </w: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8127F5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0A40058" w14:textId="690ABDC5" w:rsidR="004B09B3" w:rsidRPr="001538D7" w:rsidRDefault="001538D7" w:rsidP="004B09B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32D392EE" w14:textId="77777777" w:rsidR="004B09B3" w:rsidRDefault="004B09B3" w:rsidP="004B09B3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04A17F8D" w14:textId="6EEE3D43" w:rsidR="001538D7" w:rsidRPr="001538D7" w:rsidRDefault="001538D7" w:rsidP="001538D7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>اگر نام کاربری یا رمز عبور اشتباه باشد، سیستم پیام خطا نمایش می‌دهد</w:t>
            </w:r>
          </w:p>
        </w:tc>
      </w:tr>
    </w:tbl>
    <w:p w14:paraId="0890A12E" w14:textId="77777777" w:rsidR="000B1F02" w:rsidRDefault="000B1F02" w:rsidP="00FD2ECB">
      <w:pPr>
        <w:bidi/>
        <w:rPr>
          <w:rFonts w:cs="Courier New"/>
          <w:color w:val="0070C0"/>
          <w:sz w:val="22"/>
          <w:szCs w:val="22"/>
          <w:rtl/>
        </w:rPr>
      </w:pPr>
    </w:p>
    <w:p w14:paraId="5B4766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E135D9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021753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958AFE5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3F6F27A9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99BC882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11C45327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050C9D4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7A5986F1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64EFA63E" w14:textId="77777777" w:rsidR="001538D7" w:rsidRPr="001538D7" w:rsidRDefault="001538D7" w:rsidP="001538D7">
      <w:pPr>
        <w:bidi/>
        <w:rPr>
          <w:rFonts w:cs="Courier New"/>
          <w:sz w:val="22"/>
          <w:szCs w:val="22"/>
          <w:rtl/>
        </w:rPr>
      </w:pPr>
    </w:p>
    <w:p w14:paraId="46572760" w14:textId="77777777" w:rsidR="001538D7" w:rsidRDefault="001538D7" w:rsidP="001538D7">
      <w:pPr>
        <w:bidi/>
        <w:rPr>
          <w:rFonts w:cs="Courier New"/>
          <w:color w:val="0070C0"/>
          <w:sz w:val="22"/>
          <w:szCs w:val="22"/>
          <w:rtl/>
        </w:rPr>
      </w:pPr>
    </w:p>
    <w:p w14:paraId="2A4787FD" w14:textId="1538CF94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2E592E6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FCD9A8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9FF7AB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1F4AAF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E6AEA6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3BAC0D3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C28689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AC17605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393F7B2F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BF0BDC7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402C1E6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1538D7" w:rsidRPr="004B09B3" w14:paraId="792AB9D3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683FF882" w14:textId="52E9C7F1" w:rsidR="001538D7" w:rsidRPr="001538D7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کاربران</w:t>
            </w:r>
          </w:p>
        </w:tc>
        <w:tc>
          <w:tcPr>
            <w:tcW w:w="2592" w:type="dxa"/>
            <w:gridSpan w:val="2"/>
            <w:vAlign w:val="center"/>
          </w:tcPr>
          <w:p w14:paraId="792D81E4" w14:textId="6DA846A9" w:rsidR="001538D7" w:rsidRPr="00C460D0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Pr="001538D7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2</w:t>
            </w:r>
          </w:p>
        </w:tc>
        <w:tc>
          <w:tcPr>
            <w:tcW w:w="2224" w:type="dxa"/>
            <w:vAlign w:val="center"/>
          </w:tcPr>
          <w:p w14:paraId="61DD12E5" w14:textId="2001FC23" w:rsidR="001538D7" w:rsidRPr="001538D7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538D7" w:rsidRPr="004B09B3" w14:paraId="7A22D18C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7727BD4C" w14:textId="27BE63FE" w:rsidR="001538D7" w:rsidRPr="001538D7" w:rsidRDefault="001538D7" w:rsidP="001538D7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A96114F" w14:textId="0F441CBC" w:rsidR="001538D7" w:rsidRPr="001538D7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4B09B3" w14:paraId="7700FE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4CDDD80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08B731DF" w14:textId="775D4ECB" w:rsidR="001538D7" w:rsidRPr="00C460D0" w:rsidRDefault="001538D7" w:rsidP="001538D7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- </w:t>
            </w:r>
            <w:r w:rsidRPr="001538D7">
              <w:rPr>
                <w:rtl/>
              </w:rPr>
              <w:t xml:space="preserve"> </w:t>
            </w:r>
            <w:r w:rsidRPr="001538D7">
              <w:rPr>
                <w:rFonts w:cs="Calibri"/>
                <w:color w:val="000000" w:themeColor="text1"/>
                <w:sz w:val="22"/>
                <w:szCs w:val="22"/>
                <w:rtl/>
              </w:rPr>
              <w:t>مدیریت کامل کاربران سیستم</w:t>
            </w:r>
            <w:ins w:id="3" w:author="Sajad Sabaghkermani" w:date="2026-05-25T22:30:00Z" w16du:dateUtc="2026-05-25T19:00:00Z">
              <w:r w:rsidR="009E4015">
                <w:rPr>
                  <w:rFonts w:cs="Calibri" w:hint="cs"/>
                  <w:color w:val="000000" w:themeColor="text1"/>
                  <w:sz w:val="22"/>
                  <w:szCs w:val="22"/>
                  <w:rtl/>
                </w:rPr>
                <w:t xml:space="preserve"> را میخواهد انجام دهد.</w:t>
              </w:r>
            </w:ins>
          </w:p>
        </w:tc>
      </w:tr>
      <w:tr w:rsidR="001538D7" w:rsidRPr="004B09B3" w14:paraId="1E3940B2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C33EB1A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CF3536" w14:textId="51884B35" w:rsidR="001538D7" w:rsidRPr="001538D7" w:rsidRDefault="001538D7" w:rsidP="001538D7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1538D7">
              <w:rPr>
                <w:rFonts w:cs="Calibri"/>
                <w:sz w:val="22"/>
                <w:szCs w:val="22"/>
                <w:rtl/>
              </w:rPr>
              <w:t>این مورد-کاربرد برای مدیریت انواع کاربران سیستم شامل کاربران عادی، مدیران کسب‌وکار و کارمندان به‌کار می‌رود</w:t>
            </w:r>
          </w:p>
        </w:tc>
      </w:tr>
      <w:tr w:rsidR="001538D7" w:rsidRPr="004B09B3" w14:paraId="100F904E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1573ABAF" w14:textId="2B6D92CA" w:rsidR="001538D7" w:rsidRPr="001538D7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118E02D6" w14:textId="183CDD3E" w:rsidR="001538D7" w:rsidRPr="001538D7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</w:t>
            </w:r>
            <w:r w:rsidR="00247D6C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جی</w:t>
            </w:r>
          </w:p>
        </w:tc>
      </w:tr>
      <w:tr w:rsidR="001538D7" w:rsidRPr="004B09B3" w14:paraId="2B4717EF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01FBB88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C6A16EB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commentRangeStart w:id="4"/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انجمني</w:t>
            </w:r>
            <w:commentRangeEnd w:id="4"/>
            <w:r w:rsidR="00D928A7" w:rsidRPr="008127F5">
              <w:rPr>
                <w:rStyle w:val="CommentReference"/>
                <w:rFonts w:cs="Calibri" w:hint="cs"/>
                <w:color w:val="0070C0"/>
                <w:sz w:val="22"/>
                <w:szCs w:val="22"/>
                <w:rtl/>
              </w:rPr>
              <w:commentReference w:id="4"/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: </w:t>
            </w:r>
          </w:p>
        </w:tc>
        <w:tc>
          <w:tcPr>
            <w:tcW w:w="2790" w:type="dxa"/>
            <w:vAlign w:val="center"/>
          </w:tcPr>
          <w:p w14:paraId="10969254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55B38947" w14:textId="77777777" w:rsidR="00247D6C" w:rsidRDefault="00247D6C" w:rsidP="00247D6C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کاربران عادی</w:t>
            </w:r>
          </w:p>
          <w:p w14:paraId="44FCE097" w14:textId="77777777" w:rsidR="00247D6C" w:rsidRDefault="00247D6C" w:rsidP="00247D6C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مدیران کسب و کار</w:t>
            </w:r>
          </w:p>
          <w:p w14:paraId="2CFDE5ED" w14:textId="6348550D" w:rsidR="00247D6C" w:rsidRPr="00247D6C" w:rsidRDefault="00247D6C" w:rsidP="00247D6C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کارمندان</w:t>
            </w:r>
          </w:p>
        </w:tc>
        <w:tc>
          <w:tcPr>
            <w:tcW w:w="2342" w:type="dxa"/>
            <w:gridSpan w:val="2"/>
            <w:vAlign w:val="center"/>
          </w:tcPr>
          <w:p w14:paraId="236A838D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8457284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4B09B3" w14:paraId="66F0CF1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16DE777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5C9F5C7" w14:textId="55611200" w:rsidR="00247D6C" w:rsidRPr="00247D6C" w:rsidRDefault="00247D6C" w:rsidP="00247D6C">
            <w:pPr>
              <w:pStyle w:val="ListParagraph"/>
              <w:numPr>
                <w:ilvl w:val="0"/>
                <w:numId w:val="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247D6C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وارد بخش مدیریت کاربران می‌شود</w:t>
            </w:r>
            <w:r w:rsidRPr="00247D6C">
              <w:rPr>
                <w:rFonts w:cs="Calibri"/>
                <w:color w:val="000000" w:themeColor="text1"/>
                <w:sz w:val="22"/>
                <w:szCs w:val="22"/>
              </w:rPr>
              <w:t xml:space="preserve">. </w:t>
            </w:r>
          </w:p>
          <w:p w14:paraId="3FE6AD48" w14:textId="2C15B4A5" w:rsidR="00247D6C" w:rsidRPr="00247D6C" w:rsidRDefault="00247D6C" w:rsidP="00247D6C">
            <w:pPr>
              <w:pStyle w:val="ListParagraph"/>
              <w:numPr>
                <w:ilvl w:val="0"/>
                <w:numId w:val="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commentRangeStart w:id="5"/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247D6C">
              <w:rPr>
                <w:rFonts w:cs="Calibri"/>
                <w:color w:val="000000" w:themeColor="text1"/>
                <w:sz w:val="22"/>
                <w:szCs w:val="22"/>
                <w:rtl/>
              </w:rPr>
              <w:t>فهرست انواع کاربران را نمایش می‌دهد</w:t>
            </w:r>
            <w:r w:rsidRPr="00247D6C">
              <w:rPr>
                <w:rFonts w:cs="Calibri"/>
                <w:color w:val="000000" w:themeColor="text1"/>
                <w:sz w:val="22"/>
                <w:szCs w:val="22"/>
              </w:rPr>
              <w:t xml:space="preserve">. </w:t>
            </w:r>
            <w:commentRangeEnd w:id="5"/>
            <w:r w:rsidR="009E4015" w:rsidRPr="00247D6C">
              <w:rPr>
                <w:rStyle w:val="CommentReference"/>
                <w:rFonts w:cs="Calibri"/>
                <w:color w:val="000000" w:themeColor="text1"/>
                <w:sz w:val="22"/>
                <w:szCs w:val="22"/>
              </w:rPr>
              <w:commentReference w:id="5"/>
            </w:r>
          </w:p>
          <w:p w14:paraId="0F9282C5" w14:textId="2C1C82A4" w:rsidR="00247D6C" w:rsidRPr="00247D6C" w:rsidRDefault="00247D6C" w:rsidP="00247D6C">
            <w:pPr>
              <w:pStyle w:val="ListParagraph"/>
              <w:numPr>
                <w:ilvl w:val="0"/>
                <w:numId w:val="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247D6C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247D6C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یکی از زیرموردها را انتخاب می‌کند</w:t>
            </w:r>
            <w:r w:rsidRPr="00247D6C">
              <w:rPr>
                <w:rFonts w:cs="Calibri"/>
                <w:color w:val="000000" w:themeColor="text1"/>
                <w:sz w:val="22"/>
                <w:szCs w:val="22"/>
              </w:rPr>
              <w:t xml:space="preserve">. </w:t>
            </w:r>
          </w:p>
          <w:p w14:paraId="02AF6A5B" w14:textId="4F385CF3" w:rsidR="00247D6C" w:rsidRPr="00247D6C" w:rsidRDefault="00247D6C" w:rsidP="00247D6C">
            <w:pPr>
              <w:pStyle w:val="ListParagraph"/>
              <w:numPr>
                <w:ilvl w:val="0"/>
                <w:numId w:val="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247D6C">
              <w:rPr>
                <w:rFonts w:cs="Calibri"/>
                <w:color w:val="000000" w:themeColor="text1"/>
                <w:sz w:val="22"/>
                <w:szCs w:val="22"/>
                <w:rtl/>
              </w:rPr>
              <w:t>عملیات مربوط به نوع کاربر انتخاب‌شده را اجرا می‌کند</w:t>
            </w:r>
            <w:r w:rsidRPr="00247D6C">
              <w:rPr>
                <w:rFonts w:cs="Calibri"/>
                <w:color w:val="000000" w:themeColor="text1"/>
                <w:sz w:val="22"/>
                <w:szCs w:val="22"/>
              </w:rPr>
              <w:t xml:space="preserve">. </w:t>
            </w:r>
          </w:p>
          <w:p w14:paraId="0262CF6B" w14:textId="6A41FE03" w:rsidR="001538D7" w:rsidRPr="00247D6C" w:rsidRDefault="00247D6C" w:rsidP="00247D6C">
            <w:pPr>
              <w:pStyle w:val="ListParagraph"/>
              <w:numPr>
                <w:ilvl w:val="0"/>
                <w:numId w:val="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تغییرات </w:t>
            </w:r>
            <w:r w:rsidRPr="00247D6C">
              <w:rPr>
                <w:rFonts w:cs="Calibri"/>
                <w:color w:val="000000" w:themeColor="text1"/>
                <w:sz w:val="22"/>
                <w:szCs w:val="22"/>
                <w:rtl/>
              </w:rPr>
              <w:t>در دیتابیس ذخیره می‌شود</w:t>
            </w:r>
            <w:r w:rsidRPr="00247D6C">
              <w:rPr>
                <w:rFonts w:cs="Calibri"/>
                <w:color w:val="000000" w:themeColor="text1"/>
                <w:sz w:val="22"/>
                <w:szCs w:val="22"/>
              </w:rPr>
              <w:t>.</w:t>
            </w:r>
          </w:p>
          <w:p w14:paraId="7A7B4AC8" w14:textId="7B8B5BE1" w:rsidR="001538D7" w:rsidRPr="001538D7" w:rsidRDefault="001538D7" w:rsidP="001538D7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</w:p>
        </w:tc>
      </w:tr>
      <w:tr w:rsidR="001538D7" w:rsidRPr="004B09B3" w14:paraId="0DF105D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3F45B00C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EE67A0" w14:textId="7C8298C9" w:rsidR="00836A03" w:rsidRPr="00836A03" w:rsidRDefault="00836A03" w:rsidP="00836A03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کاربران عادی </w:t>
            </w:r>
          </w:p>
          <w:p w14:paraId="100A65A1" w14:textId="4552F6D2" w:rsidR="00836A03" w:rsidRPr="00836A03" w:rsidRDefault="00836A03" w:rsidP="00836A03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مدیران کسب‌وکار </w:t>
            </w:r>
          </w:p>
          <w:p w14:paraId="6F7F9E83" w14:textId="6C3C690E" w:rsidR="001538D7" w:rsidRPr="001538D7" w:rsidRDefault="00836A03" w:rsidP="00836A0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</w:t>
            </w: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کارمندان</w:t>
            </w:r>
          </w:p>
        </w:tc>
      </w:tr>
      <w:tr w:rsidR="001538D7" w:rsidRPr="004B09B3" w14:paraId="72D03F2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27A0BDA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4F25A8F9" w14:textId="689AF255" w:rsidR="001538D7" w:rsidRPr="001538D7" w:rsidRDefault="00836A03" w:rsidP="00836A0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>اگر کاربر موردنظر یافت نش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د </w:t>
            </w: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پیام مناسب نمایش داده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شود</w:t>
            </w:r>
          </w:p>
        </w:tc>
      </w:tr>
    </w:tbl>
    <w:p w14:paraId="111831ED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E969B1D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2B4665A7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2F0B14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0A9CEE71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F4AD44B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EBBF7F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1556FF4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07DB7680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BB795B5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317E8B9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5D0F557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A96B4ED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7DDB2B7A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CCBA1E8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E1D1F99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3AD15524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BE7A31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00C112E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2401E1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31F1EC61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68848F39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1295C35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49F5F09C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1538D7" w:rsidRPr="004B09B3" w14:paraId="7033A9BE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7B1C5F45" w14:textId="4DB50F96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کاربران عادی</w:t>
            </w:r>
          </w:p>
        </w:tc>
        <w:tc>
          <w:tcPr>
            <w:tcW w:w="2592" w:type="dxa"/>
            <w:gridSpan w:val="2"/>
            <w:vAlign w:val="center"/>
          </w:tcPr>
          <w:p w14:paraId="0A7FC8AA" w14:textId="3623BCD8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3</w:t>
            </w:r>
          </w:p>
        </w:tc>
        <w:tc>
          <w:tcPr>
            <w:tcW w:w="2224" w:type="dxa"/>
            <w:vAlign w:val="center"/>
          </w:tcPr>
          <w:p w14:paraId="6341D921" w14:textId="1A63B688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1538D7" w:rsidRPr="004B09B3" w14:paraId="640D27BD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0903C74D" w14:textId="49BBDD52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71019063" w14:textId="6AA9265D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1538D7" w:rsidRPr="004B09B3" w14:paraId="4EF426B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BA6E93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630F356" w14:textId="4FACBB07" w:rsidR="001538D7" w:rsidRPr="00836A03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مشاهده و ویرایش کاربران عادی</w:t>
            </w:r>
          </w:p>
        </w:tc>
      </w:tr>
      <w:tr w:rsidR="001538D7" w:rsidRPr="004B09B3" w14:paraId="3F6FDF9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77D6FA2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72303BB7" w14:textId="3E8B922C" w:rsidR="001538D7" w:rsidRPr="00836A03" w:rsidRDefault="00836A03" w:rsidP="00836A03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</w:t>
            </w:r>
            <w:r w:rsidRPr="00836A03">
              <w:rPr>
                <w:rFonts w:cs="Calibri"/>
                <w:color w:val="000000" w:themeColor="text1"/>
                <w:sz w:val="22"/>
                <w:szCs w:val="22"/>
                <w:rtl/>
              </w:rPr>
              <w:t>ین مورد-کاربرد برای مشاهده، افزودن، ویرایش و حذف کاربران عادی استفاده می‌شو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</w:p>
        </w:tc>
      </w:tr>
      <w:tr w:rsidR="001538D7" w:rsidRPr="004B09B3" w14:paraId="5600F274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41E11399" w14:textId="5C936425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72B99E75" w14:textId="46CA320D" w:rsidR="001538D7" w:rsidRPr="00836A03" w:rsidRDefault="001538D7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836A03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1538D7" w:rsidRPr="004B09B3" w14:paraId="665A328C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D622108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89A2864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D0C612B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EF8641F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0A25C744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1538D7" w:rsidRPr="004B09B3" w14:paraId="6FF630DB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D522391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5491CAB" w14:textId="1D1A6C36" w:rsidR="00737DE6" w:rsidRPr="00737DE6" w:rsidRDefault="00737DE6" w:rsidP="00737DE6">
            <w:pPr>
              <w:pStyle w:val="ListParagraph"/>
              <w:numPr>
                <w:ilvl w:val="0"/>
                <w:numId w:val="4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ادمین بخش مدیریت کاربران عادی را باز می‌کند</w:t>
            </w:r>
          </w:p>
          <w:p w14:paraId="20DD9A80" w14:textId="77C4EF2E" w:rsidR="00737DE6" w:rsidRPr="00737DE6" w:rsidRDefault="00737DE6" w:rsidP="00737DE6">
            <w:pPr>
              <w:pStyle w:val="ListParagraph"/>
              <w:numPr>
                <w:ilvl w:val="0"/>
                <w:numId w:val="4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فهرست کاربران عادی را نمایش می‌دهد</w:t>
            </w:r>
          </w:p>
          <w:p w14:paraId="707CD3D3" w14:textId="7B059134" w:rsidR="00737DE6" w:rsidRPr="00737DE6" w:rsidRDefault="00737DE6" w:rsidP="00737DE6">
            <w:pPr>
              <w:pStyle w:val="ListParagraph"/>
              <w:numPr>
                <w:ilvl w:val="0"/>
                <w:numId w:val="4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عملیات موردنظر را انتخاب می‌ک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ند</w:t>
            </w:r>
            <w:r w:rsidRPr="00737DE6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7FD72FBF" w14:textId="68AAD3CB" w:rsidR="00737DE6" w:rsidRPr="00737DE6" w:rsidRDefault="00737DE6" w:rsidP="00737DE6">
            <w:pPr>
              <w:pStyle w:val="ListParagraph"/>
              <w:numPr>
                <w:ilvl w:val="0"/>
                <w:numId w:val="4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اطلاعات را ثبت یا ویرایش می‌کند</w:t>
            </w:r>
          </w:p>
          <w:p w14:paraId="432B2B12" w14:textId="5CC3971F" w:rsidR="001538D7" w:rsidRPr="00737DE6" w:rsidRDefault="00737DE6" w:rsidP="00737DE6">
            <w:pPr>
              <w:pStyle w:val="ListParagraph"/>
              <w:numPr>
                <w:ilvl w:val="0"/>
                <w:numId w:val="4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تغییرات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در پایگاه داده ذخیره می‌شو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</w:p>
          <w:p w14:paraId="6A20309F" w14:textId="77777777" w:rsidR="001538D7" w:rsidRP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</w:p>
        </w:tc>
      </w:tr>
      <w:tr w:rsidR="001538D7" w:rsidRPr="004B09B3" w14:paraId="3AA9839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2BD2D61" w14:textId="77777777" w:rsidR="001538D7" w:rsidRPr="008127F5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4666890" w14:textId="6F4F8885" w:rsidR="00737DE6" w:rsidRPr="00737DE6" w:rsidRDefault="00737DE6" w:rsidP="00737DE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افزودن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کاربر عادی </w:t>
            </w:r>
          </w:p>
          <w:p w14:paraId="07C62B71" w14:textId="3CCD4738" w:rsidR="00737DE6" w:rsidRPr="00737DE6" w:rsidRDefault="00737DE6" w:rsidP="00737DE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کاربر عادی </w:t>
            </w:r>
          </w:p>
          <w:p w14:paraId="3E82CAC3" w14:textId="26B78D0D" w:rsidR="001538D7" w:rsidRPr="00737DE6" w:rsidRDefault="00737DE6" w:rsidP="00737DE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حذف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کاربر عادی</w:t>
            </w:r>
          </w:p>
        </w:tc>
      </w:tr>
      <w:tr w:rsidR="001538D7" w:rsidRPr="004B09B3" w14:paraId="4260CB5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142A0F26" w14:textId="77777777" w:rsidR="001538D7" w:rsidRDefault="001538D7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C93EFBC" w14:textId="2AFB14AC" w:rsidR="001538D7" w:rsidRPr="00737DE6" w:rsidRDefault="00737DE6" w:rsidP="00737DE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اگر اطلاعات ناقص باشد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سیستم پیام خطا نمایش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دهد</w:t>
            </w:r>
          </w:p>
        </w:tc>
      </w:tr>
    </w:tbl>
    <w:p w14:paraId="1665FD2F" w14:textId="77777777" w:rsidR="001538D7" w:rsidRP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5E284542" w14:textId="77777777" w:rsidR="001538D7" w:rsidRDefault="001538D7" w:rsidP="001538D7">
      <w:pPr>
        <w:tabs>
          <w:tab w:val="left" w:pos="2820"/>
        </w:tabs>
        <w:bidi/>
        <w:rPr>
          <w:rFonts w:cs="Courier New"/>
          <w:sz w:val="22"/>
          <w:szCs w:val="22"/>
          <w:rtl/>
        </w:rPr>
      </w:pPr>
    </w:p>
    <w:p w14:paraId="57455661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66D3D4B8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44F01888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2D9BBB47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3ADE480D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2EAC9C26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2750E7FB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6A686582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3DC636E6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1F6F62C8" w14:textId="77777777" w:rsidR="00836A03" w:rsidRP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5B4F2554" w14:textId="77777777" w:rsidR="00836A03" w:rsidRDefault="00836A03" w:rsidP="00836A03">
      <w:pPr>
        <w:bidi/>
        <w:rPr>
          <w:rFonts w:cs="Courier New"/>
          <w:sz w:val="22"/>
          <w:szCs w:val="22"/>
          <w:rtl/>
        </w:rPr>
      </w:pPr>
    </w:p>
    <w:p w14:paraId="73BAF9BF" w14:textId="670C071A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6FAD9DFB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7E0EC0D5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3F472BEF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173CA2B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20A82393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267C939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836A03" w:rsidRPr="004B09B3" w14:paraId="33FE086B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48F1B508" w14:textId="2597E523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مدیران کسب و کار</w:t>
            </w:r>
          </w:p>
        </w:tc>
        <w:tc>
          <w:tcPr>
            <w:tcW w:w="2592" w:type="dxa"/>
            <w:gridSpan w:val="2"/>
            <w:vAlign w:val="center"/>
          </w:tcPr>
          <w:p w14:paraId="7BBABF0E" w14:textId="27D7065E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4</w:t>
            </w:r>
          </w:p>
        </w:tc>
        <w:tc>
          <w:tcPr>
            <w:tcW w:w="2224" w:type="dxa"/>
            <w:vAlign w:val="center"/>
          </w:tcPr>
          <w:p w14:paraId="46408368" w14:textId="180C1D45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36A03" w:rsidRPr="004B09B3" w14:paraId="07841993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3395D055" w14:textId="46A8B5E5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5661018" w14:textId="2460629A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836A03" w:rsidRPr="004B09B3" w14:paraId="538FE1A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1D5E05C" w14:textId="77777777" w:rsidR="00836A03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50D1FF6" w14:textId="57608F63" w:rsidR="00836A03" w:rsidRPr="00737DE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مشاهده و مدیریت مدیران کسب و کار</w:t>
            </w:r>
          </w:p>
        </w:tc>
      </w:tr>
      <w:tr w:rsidR="00836A03" w:rsidRPr="004B09B3" w14:paraId="6F5EC42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1CFBF58" w14:textId="77777777" w:rsidR="00836A03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29EC755A" w14:textId="35046541" w:rsidR="00836A03" w:rsidRPr="00737DE6" w:rsidRDefault="00737DE6" w:rsidP="00737DE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این مورد-کاربرد برای مدیریت اطلاعات مدیران کسب‌وکار در سامانه استفاده می‌شود</w:t>
            </w:r>
          </w:p>
        </w:tc>
      </w:tr>
      <w:tr w:rsidR="00836A03" w:rsidRPr="004B09B3" w14:paraId="572334A1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196F5F0" w14:textId="7FACB50F" w:rsidR="00836A03" w:rsidRPr="00737DE6" w:rsidRDefault="00836A03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765CAD6" w14:textId="33D8C364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نوع :</w:t>
            </w:r>
            <w:r w:rsid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836A03" w:rsidRPr="004B09B3" w14:paraId="4DB9B85D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7CA6E9DD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A66BA46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4204D3FD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4E457277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9452C1A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36A03" w:rsidRPr="004B09B3" w14:paraId="326FC4E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8E2963C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2927133" w14:textId="7B82EDD9" w:rsidR="00737DE6" w:rsidRPr="00737DE6" w:rsidRDefault="00737DE6" w:rsidP="00737DE6">
            <w:pPr>
              <w:pStyle w:val="ListParagraph"/>
              <w:numPr>
                <w:ilvl w:val="0"/>
                <w:numId w:val="5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وارد بخش مدیریت مدیران کسب‌وکار می‌شود</w:t>
            </w:r>
          </w:p>
          <w:p w14:paraId="570D8AC4" w14:textId="33652238" w:rsidR="00737DE6" w:rsidRPr="00737DE6" w:rsidRDefault="00737DE6" w:rsidP="00737DE6">
            <w:pPr>
              <w:pStyle w:val="ListParagraph"/>
              <w:numPr>
                <w:ilvl w:val="0"/>
                <w:numId w:val="5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فهرست مدیران را نمایش می‌دهد</w:t>
            </w:r>
          </w:p>
          <w:p w14:paraId="3D9167DB" w14:textId="63DF970F" w:rsidR="00737DE6" w:rsidRPr="00737DE6" w:rsidRDefault="00737DE6" w:rsidP="00737DE6">
            <w:pPr>
              <w:pStyle w:val="ListParagraph"/>
              <w:numPr>
                <w:ilvl w:val="0"/>
                <w:numId w:val="5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ادمین عملیات </w:t>
            </w:r>
            <w:r w:rsidRPr="00737DE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مورد نظر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را انتخاب می‌ک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ن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د</w:t>
            </w:r>
            <w:r w:rsidRPr="00737DE6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57AA5C74" w14:textId="13B2FBBF" w:rsidR="00836A03" w:rsidRPr="00737DE6" w:rsidRDefault="00737DE6" w:rsidP="00737DE6">
            <w:pPr>
              <w:pStyle w:val="ListParagraph"/>
              <w:numPr>
                <w:ilvl w:val="0"/>
                <w:numId w:val="5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>تغییرات را ذخیره می‌کند</w:t>
            </w:r>
          </w:p>
          <w:p w14:paraId="3DA9B41E" w14:textId="77777777" w:rsidR="00836A03" w:rsidRPr="001538D7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</w:p>
        </w:tc>
      </w:tr>
      <w:tr w:rsidR="00836A03" w:rsidRPr="004B09B3" w14:paraId="7114B96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4E1C23D" w14:textId="77777777" w:rsidR="00836A03" w:rsidRPr="008127F5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4E945408" w14:textId="1CB00EB5" w:rsidR="00725C36" w:rsidRPr="00737DE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افزودن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  <w:p w14:paraId="2B68A128" w14:textId="127B7C82" w:rsidR="00725C36" w:rsidRPr="00737DE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  <w:p w14:paraId="63E55C59" w14:textId="3F857CC4" w:rsidR="00836A03" w:rsidRPr="00737DE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حذف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</w:tr>
      <w:tr w:rsidR="00836A03" w:rsidRPr="004B09B3" w14:paraId="741CD78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3192338" w14:textId="77777777" w:rsidR="00836A03" w:rsidRDefault="00836A03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3668F8C8" w14:textId="7EBC1D3E" w:rsidR="00836A03" w:rsidRPr="001538D7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اگر کابر پیدا نشود و یا اینکه اطلاعات ناقص باشند سیستم پیغام خطا را نمایش دهد</w:t>
            </w:r>
          </w:p>
        </w:tc>
      </w:tr>
    </w:tbl>
    <w:p w14:paraId="11859C88" w14:textId="77777777" w:rsidR="00836A03" w:rsidRPr="001538D7" w:rsidRDefault="00836A03" w:rsidP="00836A03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130F31AF" w14:textId="77777777" w:rsidR="00836A03" w:rsidRDefault="00836A03" w:rsidP="00836A03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18A95472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70B269F1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4CFAA520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254C144B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6469DBCB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4C1B6B2D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2FCF2C86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26FEAB1E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35D417B8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795CA1E2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39B0A7D8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1471A34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5F7FEC41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4EE91996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675F84E1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1139B718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651DF3D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76D888AE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6821338C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51B244E2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6D07BC69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5CD3E9D9" w14:textId="77777777" w:rsidR="00737DE6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737DE6" w:rsidRPr="004B09B3" w14:paraId="3EB4872D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48BF24A4" w14:textId="555EA7F9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کارمندان</w:t>
            </w:r>
          </w:p>
        </w:tc>
        <w:tc>
          <w:tcPr>
            <w:tcW w:w="2592" w:type="dxa"/>
            <w:gridSpan w:val="2"/>
            <w:vAlign w:val="center"/>
          </w:tcPr>
          <w:p w14:paraId="67ED7640" w14:textId="2B5ED7B2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5</w:t>
            </w:r>
          </w:p>
        </w:tc>
        <w:tc>
          <w:tcPr>
            <w:tcW w:w="2224" w:type="dxa"/>
            <w:vAlign w:val="center"/>
          </w:tcPr>
          <w:p w14:paraId="1BDE6AD1" w14:textId="742FD16C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737DE6" w:rsidRPr="004B09B3" w14:paraId="7D7C6800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2EB2AC7B" w14:textId="394BE714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78FAA13" w14:textId="1C6745BE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37DE6" w:rsidRPr="004B09B3" w14:paraId="74BCB0D7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8AEC4AF" w14:textId="77777777" w:rsidR="00737DE6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3BC2AA4" w14:textId="1F2B72A8" w:rsidR="00737DE6" w:rsidRPr="00C460D0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مدیریت دسترسی و اطلاعات کارمندان</w:t>
            </w:r>
          </w:p>
        </w:tc>
      </w:tr>
      <w:tr w:rsidR="00737DE6" w:rsidRPr="004B09B3" w14:paraId="5EC6146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05D90B17" w14:textId="77777777" w:rsidR="00737DE6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728B22E1" w14:textId="526D620F" w:rsidR="00737DE6" w:rsidRPr="00725C3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>این مورد-کاربرد برای مدیریت اطلاعات کارمندان سیستم استفاده می‌شود</w:t>
            </w:r>
          </w:p>
        </w:tc>
      </w:tr>
      <w:tr w:rsidR="00737DE6" w:rsidRPr="004B09B3" w14:paraId="7089342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7009F7F4" w14:textId="17CD81D4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497A367D" w14:textId="6BB035C3" w:rsidR="00737DE6" w:rsidRPr="00725C36" w:rsidRDefault="00737DE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725C36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737DE6" w:rsidRPr="004B09B3" w14:paraId="1557BA17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5AA26E5E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47100F7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1E3EBE07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680CD228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EE72A89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737DE6" w:rsidRPr="004B09B3" w14:paraId="75B107C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18AC28B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1109369" w14:textId="412F7DD4" w:rsidR="00725C36" w:rsidRPr="00725C36" w:rsidRDefault="00725C36" w:rsidP="00725C36">
            <w:pPr>
              <w:pStyle w:val="ListParagraph"/>
              <w:numPr>
                <w:ilvl w:val="0"/>
                <w:numId w:val="6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</w:t>
            </w: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ادمین وارد بخش مدیریت کارمندان می‌شود</w:t>
            </w:r>
          </w:p>
          <w:p w14:paraId="03F3F5CB" w14:textId="1AF32806" w:rsidR="00725C36" w:rsidRPr="00725C36" w:rsidRDefault="00725C36" w:rsidP="00725C36">
            <w:pPr>
              <w:pStyle w:val="ListParagraph"/>
              <w:numPr>
                <w:ilvl w:val="0"/>
                <w:numId w:val="6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>فهرست کارمندان را نمایش می‌دهد</w:t>
            </w:r>
          </w:p>
          <w:p w14:paraId="41292DA2" w14:textId="22BCBCA5" w:rsidR="00725C36" w:rsidRPr="00725C36" w:rsidRDefault="00725C36" w:rsidP="00725C36">
            <w:pPr>
              <w:pStyle w:val="ListParagraph"/>
              <w:numPr>
                <w:ilvl w:val="0"/>
                <w:numId w:val="6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عملیات موردنظر را انجام می‌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>هد</w:t>
            </w:r>
            <w:r w:rsidRPr="00725C36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2356458F" w14:textId="3D9DDA3C" w:rsidR="00737DE6" w:rsidRPr="00725C36" w:rsidRDefault="00725C36" w:rsidP="00725C36">
            <w:pPr>
              <w:pStyle w:val="ListParagraph"/>
              <w:numPr>
                <w:ilvl w:val="0"/>
                <w:numId w:val="6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725C36">
              <w:rPr>
                <w:rFonts w:cs="Calibri"/>
                <w:color w:val="000000" w:themeColor="text1"/>
                <w:sz w:val="22"/>
                <w:szCs w:val="22"/>
                <w:rtl/>
              </w:rPr>
              <w:t>تغییرات را ذخیره می‌کند</w:t>
            </w:r>
          </w:p>
          <w:p w14:paraId="3FB74A7A" w14:textId="77777777" w:rsidR="00737DE6" w:rsidRPr="001538D7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</w:p>
        </w:tc>
      </w:tr>
      <w:tr w:rsidR="00737DE6" w:rsidRPr="004B09B3" w14:paraId="660221E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383645C" w14:textId="77777777" w:rsidR="00737DE6" w:rsidRPr="008127F5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45829362" w14:textId="0B903DB3" w:rsidR="00725C36" w:rsidRPr="00737DE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افزودن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کارمند</w:t>
            </w:r>
          </w:p>
          <w:p w14:paraId="3D5CEC8B" w14:textId="57705ECC" w:rsidR="00725C36" w:rsidRPr="00737DE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کارمند</w:t>
            </w:r>
          </w:p>
          <w:p w14:paraId="02ADF0F9" w14:textId="1E6808A4" w:rsidR="00737DE6" w:rsidRPr="00725C36" w:rsidRDefault="00725C36" w:rsidP="00725C36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حذف</w:t>
            </w:r>
            <w:r w:rsidRPr="00737DE6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کارمند</w:t>
            </w:r>
          </w:p>
        </w:tc>
      </w:tr>
      <w:tr w:rsidR="00737DE6" w:rsidRPr="004B09B3" w14:paraId="7762EEC5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7ADA68AA" w14:textId="77777777" w:rsidR="00737DE6" w:rsidRDefault="00737DE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7EE2DE2" w14:textId="0BDA8BF8" w:rsidR="00737DE6" w:rsidRPr="00725C36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اگر کارمند یافت نشود و یا اینکه اطلاعات ناقص باشند سیستم پیغام خطا را نمایش دهد</w:t>
            </w:r>
          </w:p>
        </w:tc>
      </w:tr>
    </w:tbl>
    <w:p w14:paraId="296EFA32" w14:textId="77777777" w:rsidR="00737DE6" w:rsidRPr="001538D7" w:rsidRDefault="00737DE6" w:rsidP="00737DE6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2181291B" w14:textId="77777777" w:rsidR="00737DE6" w:rsidRPr="00836A03" w:rsidRDefault="00737DE6" w:rsidP="00737DE6">
      <w:pPr>
        <w:tabs>
          <w:tab w:val="left" w:pos="1584"/>
        </w:tabs>
        <w:bidi/>
        <w:rPr>
          <w:rFonts w:cs="Courier New"/>
          <w:sz w:val="22"/>
          <w:szCs w:val="22"/>
        </w:rPr>
      </w:pPr>
    </w:p>
    <w:p w14:paraId="6814477F" w14:textId="77777777" w:rsidR="00737DE6" w:rsidRDefault="00737DE6" w:rsidP="00737DE6">
      <w:pPr>
        <w:tabs>
          <w:tab w:val="left" w:pos="1584"/>
        </w:tabs>
        <w:bidi/>
        <w:rPr>
          <w:rFonts w:cs="Courier New"/>
          <w:color w:val="000000" w:themeColor="text1"/>
          <w:sz w:val="22"/>
          <w:szCs w:val="22"/>
          <w:rtl/>
        </w:rPr>
      </w:pPr>
    </w:p>
    <w:p w14:paraId="2571A33A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085D4F61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63EA1865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4A44168F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0E124312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3F1E0289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20E76800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166ACD22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7D6BEE7E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69288004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69F6C0C3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5B695767" w14:textId="77777777" w:rsidR="00725C36" w:rsidRPr="00725C36" w:rsidRDefault="00725C36" w:rsidP="00725C36">
      <w:pPr>
        <w:bidi/>
        <w:rPr>
          <w:rFonts w:cs="Courier New"/>
          <w:sz w:val="22"/>
          <w:szCs w:val="22"/>
          <w:rtl/>
        </w:rPr>
      </w:pPr>
    </w:p>
    <w:p w14:paraId="1A96AFFD" w14:textId="77777777" w:rsidR="00725C36" w:rsidRDefault="00725C36" w:rsidP="00725C36">
      <w:pPr>
        <w:bidi/>
        <w:rPr>
          <w:rFonts w:cs="Courier New"/>
          <w:color w:val="000000" w:themeColor="text1"/>
          <w:sz w:val="22"/>
          <w:szCs w:val="22"/>
          <w:rtl/>
        </w:rPr>
      </w:pPr>
    </w:p>
    <w:p w14:paraId="31C4C6D3" w14:textId="650C6763" w:rsidR="00725C36" w:rsidRDefault="00725C36" w:rsidP="00725C36">
      <w:pPr>
        <w:tabs>
          <w:tab w:val="left" w:pos="4116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6D8B027D" w14:textId="77777777" w:rsidR="00725C36" w:rsidRDefault="00725C36" w:rsidP="00725C36">
      <w:pPr>
        <w:tabs>
          <w:tab w:val="left" w:pos="4116"/>
        </w:tabs>
        <w:bidi/>
        <w:rPr>
          <w:rFonts w:cs="Courier New"/>
          <w:sz w:val="22"/>
          <w:szCs w:val="22"/>
          <w:rtl/>
        </w:rPr>
      </w:pPr>
    </w:p>
    <w:p w14:paraId="4AFAC5FE" w14:textId="77777777" w:rsidR="00725C36" w:rsidRDefault="00725C36" w:rsidP="00725C36">
      <w:pPr>
        <w:tabs>
          <w:tab w:val="left" w:pos="4116"/>
        </w:tabs>
        <w:bidi/>
        <w:rPr>
          <w:rFonts w:cs="Courier New"/>
          <w:sz w:val="22"/>
          <w:szCs w:val="22"/>
          <w:rtl/>
        </w:rPr>
      </w:pPr>
    </w:p>
    <w:p w14:paraId="09BE6C68" w14:textId="77777777" w:rsidR="00725C36" w:rsidRDefault="00725C36" w:rsidP="00725C36">
      <w:pPr>
        <w:tabs>
          <w:tab w:val="left" w:pos="4116"/>
        </w:tabs>
        <w:bidi/>
        <w:rPr>
          <w:rFonts w:cs="Courier New"/>
          <w:sz w:val="22"/>
          <w:szCs w:val="22"/>
          <w:rtl/>
        </w:rPr>
      </w:pPr>
    </w:p>
    <w:p w14:paraId="117DAD1D" w14:textId="77777777" w:rsidR="00725C36" w:rsidRDefault="00725C36" w:rsidP="00725C3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1D66ECF5" w14:textId="77777777" w:rsidR="00725C36" w:rsidRDefault="00725C36" w:rsidP="00725C3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109D280E" w14:textId="77777777" w:rsidR="00725C36" w:rsidRDefault="00725C36" w:rsidP="00725C3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78166BA3" w14:textId="77777777" w:rsidR="00725C36" w:rsidRDefault="00725C36" w:rsidP="00725C36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725C36" w:rsidRPr="004B09B3" w14:paraId="56A539B1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0F2C4228" w14:textId="60C515B6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نمایش کسب و کار های برتر</w:t>
            </w:r>
          </w:p>
        </w:tc>
        <w:tc>
          <w:tcPr>
            <w:tcW w:w="2592" w:type="dxa"/>
            <w:gridSpan w:val="2"/>
            <w:vAlign w:val="center"/>
          </w:tcPr>
          <w:p w14:paraId="2FF2A869" w14:textId="03DEC12F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6</w:t>
            </w:r>
          </w:p>
        </w:tc>
        <w:tc>
          <w:tcPr>
            <w:tcW w:w="2224" w:type="dxa"/>
            <w:vAlign w:val="center"/>
          </w:tcPr>
          <w:p w14:paraId="0B33A09C" w14:textId="0DD4EFD4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725C36" w:rsidRPr="004B09B3" w14:paraId="4F861F59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1BA31DE9" w14:textId="49FB5B95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5BBF289E" w14:textId="298F7786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725C36" w:rsidRPr="004B09B3" w14:paraId="50118B63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76D6D06" w14:textId="77777777" w:rsidR="00725C36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44F9E905" w14:textId="77777777" w:rsidR="00725C36" w:rsidRDefault="00C67A8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 - انتخاب کسب و کار های برتر</w:t>
            </w:r>
          </w:p>
          <w:p w14:paraId="6BFC7B42" w14:textId="19CDEE36" w:rsidR="00C67A88" w:rsidRPr="00C67A88" w:rsidRDefault="00C67A88" w:rsidP="00C67A88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کسب و کار ها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دیده شدن به عنوان برتر در سایت</w:t>
            </w:r>
          </w:p>
        </w:tc>
      </w:tr>
      <w:tr w:rsidR="00725C36" w:rsidRPr="004B09B3" w14:paraId="2FB0E04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C1D2AE8" w14:textId="77777777" w:rsidR="00725C36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1603ED3C" w14:textId="6F90A912" w:rsidR="00725C36" w:rsidRPr="00C67A88" w:rsidRDefault="00C67A88" w:rsidP="00C67A88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این مورد-کاربرد برای انتخاب و علامت‌گذاری یک یا چند کسب‌وکار به‌عنوان «برتر» توسط سوپر ادمین استفاده می‌شود</w:t>
            </w:r>
          </w:p>
        </w:tc>
      </w:tr>
      <w:tr w:rsidR="00725C36" w:rsidRPr="004B09B3" w14:paraId="2BFDFA9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F99CB15" w14:textId="4BE1A448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A10A7B1" w14:textId="4FBF0CD8" w:rsidR="00725C36" w:rsidRPr="00C67A88" w:rsidRDefault="00725C36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C67A88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725C36" w:rsidRPr="004B09B3" w14:paraId="19797CA1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4982F255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F97764E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30A2567E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5EDCF68A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5DEAF302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725C36" w:rsidRPr="004B09B3" w14:paraId="0E753240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4AEEB5A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7A79E0A" w14:textId="5C5CFA1D" w:rsidR="00C67A88" w:rsidRP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وارد بخش کسب‌وکارها می‌شود</w:t>
            </w:r>
          </w:p>
          <w:p w14:paraId="2466C5D8" w14:textId="4D74C1AA" w:rsidR="00C67A88" w:rsidRP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فهرست کسب‌وکارها را نمایش می‌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دهد</w:t>
            </w:r>
            <w:r w:rsidRPr="00C67A88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15C0ABA4" w14:textId="133678C4" w:rsidR="00C67A88" w:rsidRP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یک یا چند کسب‌وکار را انتخاب می‌کند</w:t>
            </w:r>
            <w:r w:rsidRPr="00C67A88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1B856096" w14:textId="2BC3C129" w:rsidR="00C67A88" w:rsidRP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گزینه «برتر» را برای آن‌ها فعال می‌کند</w:t>
            </w:r>
            <w:r w:rsidRPr="00C67A88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2587C4BF" w14:textId="0FD60017" w:rsidR="00725C36" w:rsidRPr="00C67A88" w:rsidRDefault="00C67A88" w:rsidP="00C67A88">
            <w:pPr>
              <w:pStyle w:val="ListParagraph"/>
              <w:numPr>
                <w:ilvl w:val="0"/>
                <w:numId w:val="7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C67A88">
              <w:rPr>
                <w:rFonts w:cs="Calibri"/>
                <w:color w:val="000000" w:themeColor="text1"/>
                <w:sz w:val="22"/>
                <w:szCs w:val="22"/>
                <w:rtl/>
              </w:rPr>
              <w:t>تغییرات را در پایگاه داده ذخیره می‌کند</w:t>
            </w:r>
          </w:p>
          <w:p w14:paraId="6493A030" w14:textId="77777777" w:rsidR="00725C36" w:rsidRPr="001538D7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</w:p>
        </w:tc>
      </w:tr>
      <w:tr w:rsidR="00725C36" w:rsidRPr="004B09B3" w14:paraId="5A84AED8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41156870" w14:textId="77777777" w:rsidR="00725C36" w:rsidRPr="008127F5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E82E785" w14:textId="7E965E43" w:rsidR="00246BE8" w:rsidRPr="00246BE8" w:rsidRDefault="00246BE8" w:rsidP="00246BE8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جست و جوی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کسب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>‌و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کار </w:t>
            </w:r>
          </w:p>
          <w:p w14:paraId="2EF8D639" w14:textId="6971BF38" w:rsidR="00246BE8" w:rsidRPr="00246BE8" w:rsidRDefault="00246BE8" w:rsidP="00246BE8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انتخاب 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>کسب‌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>و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کار </w:t>
            </w:r>
          </w:p>
          <w:p w14:paraId="6D546A73" w14:textId="494C8FC8" w:rsidR="00725C36" w:rsidRPr="001538D7" w:rsidRDefault="00246BE8" w:rsidP="00246BE8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ثبت</w:t>
            </w:r>
            <w:r w:rsidRPr="00246BE8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وضعیت برتر بودن</w:t>
            </w:r>
          </w:p>
        </w:tc>
      </w:tr>
      <w:tr w:rsidR="00725C36" w:rsidRPr="004B09B3" w14:paraId="7D212A6E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2F34720E" w14:textId="77777777" w:rsidR="00725C36" w:rsidRDefault="00725C36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13C65788" w14:textId="77777777" w:rsidR="00725C36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اگر کسب و کار پیدا نشود پیغام خطا نمایش داده شود</w:t>
            </w:r>
          </w:p>
          <w:p w14:paraId="0A0857E9" w14:textId="748A99AD" w:rsidR="00246BE8" w:rsidRPr="001538D7" w:rsidRDefault="00246BE8" w:rsidP="00246BE8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اگر برتر باشد سیستم پیغام تکراری بودن بدهد</w:t>
            </w:r>
          </w:p>
        </w:tc>
      </w:tr>
    </w:tbl>
    <w:p w14:paraId="7C65C547" w14:textId="77777777" w:rsidR="00725C36" w:rsidRPr="001538D7" w:rsidRDefault="00725C36" w:rsidP="00725C36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674E36CB" w14:textId="77777777" w:rsidR="00725C36" w:rsidRPr="00836A03" w:rsidRDefault="00725C36" w:rsidP="00725C36">
      <w:pPr>
        <w:tabs>
          <w:tab w:val="left" w:pos="1584"/>
        </w:tabs>
        <w:bidi/>
        <w:rPr>
          <w:rFonts w:cs="Courier New"/>
          <w:sz w:val="22"/>
          <w:szCs w:val="22"/>
        </w:rPr>
      </w:pPr>
    </w:p>
    <w:p w14:paraId="3E98E948" w14:textId="77777777" w:rsidR="00725C36" w:rsidRPr="00737DE6" w:rsidRDefault="00725C36" w:rsidP="00725C36">
      <w:pPr>
        <w:tabs>
          <w:tab w:val="left" w:pos="1584"/>
        </w:tabs>
        <w:bidi/>
        <w:rPr>
          <w:rFonts w:cs="Courier New"/>
          <w:color w:val="000000" w:themeColor="text1"/>
          <w:sz w:val="22"/>
          <w:szCs w:val="22"/>
        </w:rPr>
      </w:pPr>
    </w:p>
    <w:p w14:paraId="573B1ABD" w14:textId="77777777" w:rsidR="00725C36" w:rsidRDefault="00725C36" w:rsidP="00725C36">
      <w:pPr>
        <w:tabs>
          <w:tab w:val="left" w:pos="4116"/>
        </w:tabs>
        <w:bidi/>
        <w:rPr>
          <w:rFonts w:cs="Courier New"/>
          <w:sz w:val="22"/>
          <w:szCs w:val="22"/>
          <w:rtl/>
        </w:rPr>
      </w:pPr>
    </w:p>
    <w:p w14:paraId="0E9EDF58" w14:textId="77777777" w:rsidR="00246BE8" w:rsidRPr="00246BE8" w:rsidRDefault="00246BE8" w:rsidP="00246BE8">
      <w:pPr>
        <w:bidi/>
        <w:rPr>
          <w:rFonts w:cs="Courier New"/>
          <w:sz w:val="22"/>
          <w:szCs w:val="22"/>
          <w:rtl/>
        </w:rPr>
      </w:pPr>
    </w:p>
    <w:p w14:paraId="719D34D3" w14:textId="77777777" w:rsidR="00246BE8" w:rsidRPr="00246BE8" w:rsidRDefault="00246BE8" w:rsidP="00246BE8">
      <w:pPr>
        <w:bidi/>
        <w:rPr>
          <w:rFonts w:cs="Courier New"/>
          <w:sz w:val="22"/>
          <w:szCs w:val="22"/>
          <w:rtl/>
        </w:rPr>
      </w:pPr>
    </w:p>
    <w:p w14:paraId="285B6C4F" w14:textId="77777777" w:rsidR="00246BE8" w:rsidRPr="00246BE8" w:rsidRDefault="00246BE8" w:rsidP="00246BE8">
      <w:pPr>
        <w:bidi/>
        <w:rPr>
          <w:rFonts w:cs="Courier New"/>
          <w:sz w:val="22"/>
          <w:szCs w:val="22"/>
          <w:rtl/>
        </w:rPr>
      </w:pPr>
    </w:p>
    <w:p w14:paraId="5D9DF43F" w14:textId="77777777" w:rsidR="00246BE8" w:rsidRPr="00246BE8" w:rsidRDefault="00246BE8" w:rsidP="00246BE8">
      <w:pPr>
        <w:bidi/>
        <w:rPr>
          <w:rFonts w:cs="Courier New"/>
          <w:sz w:val="22"/>
          <w:szCs w:val="22"/>
          <w:rtl/>
        </w:rPr>
      </w:pPr>
    </w:p>
    <w:p w14:paraId="6D1273F8" w14:textId="77777777" w:rsidR="00246BE8" w:rsidRDefault="00246BE8" w:rsidP="00246BE8">
      <w:pPr>
        <w:bidi/>
        <w:rPr>
          <w:rFonts w:cs="Courier New"/>
          <w:sz w:val="22"/>
          <w:szCs w:val="22"/>
          <w:rtl/>
        </w:rPr>
      </w:pPr>
    </w:p>
    <w:p w14:paraId="7DD6E397" w14:textId="37E62459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7C903996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0A9244BE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189A57D7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557748FE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7099D77E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43026729" w14:textId="77777777" w:rsidR="00246BE8" w:rsidRDefault="00246BE8" w:rsidP="00246BE8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4E3C74F9" w14:textId="77777777" w:rsidR="00246BE8" w:rsidRDefault="00246BE8" w:rsidP="00246BE8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0604F93" w14:textId="77777777" w:rsidR="00246BE8" w:rsidRDefault="00246BE8" w:rsidP="00246BE8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p w14:paraId="09D96916" w14:textId="77777777" w:rsidR="00246BE8" w:rsidRDefault="00246BE8" w:rsidP="00246BE8">
      <w:pPr>
        <w:tabs>
          <w:tab w:val="left" w:pos="1584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2"/>
        <w:gridCol w:w="2785"/>
        <w:gridCol w:w="483"/>
        <w:gridCol w:w="1855"/>
        <w:gridCol w:w="732"/>
        <w:gridCol w:w="2220"/>
      </w:tblGrid>
      <w:tr w:rsidR="00246BE8" w:rsidRPr="004B09B3" w14:paraId="697F1C76" w14:textId="77777777" w:rsidTr="0001540F">
        <w:trPr>
          <w:trHeight w:val="620"/>
        </w:trPr>
        <w:tc>
          <w:tcPr>
            <w:tcW w:w="6609" w:type="dxa"/>
            <w:gridSpan w:val="4"/>
            <w:vAlign w:val="center"/>
          </w:tcPr>
          <w:p w14:paraId="74A12AB0" w14:textId="108B132F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صفحات پایه</w:t>
            </w:r>
          </w:p>
        </w:tc>
        <w:tc>
          <w:tcPr>
            <w:tcW w:w="2592" w:type="dxa"/>
            <w:gridSpan w:val="2"/>
            <w:vAlign w:val="center"/>
          </w:tcPr>
          <w:p w14:paraId="65EF84E8" w14:textId="0F598DCA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7</w:t>
            </w:r>
          </w:p>
        </w:tc>
        <w:tc>
          <w:tcPr>
            <w:tcW w:w="2224" w:type="dxa"/>
            <w:vAlign w:val="center"/>
          </w:tcPr>
          <w:p w14:paraId="30CAA740" w14:textId="78658B33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246BE8" w:rsidRPr="004B09B3" w14:paraId="7F0D510F" w14:textId="77777777" w:rsidTr="0001540F">
        <w:trPr>
          <w:trHeight w:val="619"/>
        </w:trPr>
        <w:tc>
          <w:tcPr>
            <w:tcW w:w="6609" w:type="dxa"/>
            <w:gridSpan w:val="4"/>
            <w:vAlign w:val="center"/>
          </w:tcPr>
          <w:p w14:paraId="4C73CF61" w14:textId="41C7D7D4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كنشگر اصلي :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11E7A764" w14:textId="099999E7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246BE8" w:rsidRPr="004B09B3" w14:paraId="136A3744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3CEBB352" w14:textId="77777777" w:rsidR="00246BE8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394B28D5" w14:textId="6E664020" w:rsidR="00246BE8" w:rsidRPr="00C460D0" w:rsidRDefault="005D7990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مدیریت صفحات پایه سایت</w:t>
            </w:r>
          </w:p>
        </w:tc>
      </w:tr>
      <w:tr w:rsidR="00246BE8" w:rsidRPr="004B09B3" w14:paraId="4264B249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6CD6F4E8" w14:textId="77777777" w:rsidR="00246BE8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D7E53E2" w14:textId="04BA5594" w:rsidR="00246BE8" w:rsidRPr="00725C36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این مورد-کاربرد برای مدیریت محتوای صفحات پایه سایت شامل تماس با ما، درباره ما و</w:t>
            </w:r>
            <w:r w:rsidRPr="005D7990">
              <w:rPr>
                <w:rFonts w:cs="Calibri"/>
                <w:color w:val="000000" w:themeColor="text1"/>
                <w:sz w:val="22"/>
                <w:szCs w:val="22"/>
              </w:rPr>
              <w:t xml:space="preserve"> FAQ 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استفاده می‌شود</w:t>
            </w:r>
          </w:p>
        </w:tc>
      </w:tr>
      <w:tr w:rsidR="00246BE8" w:rsidRPr="004B09B3" w14:paraId="4F4A2575" w14:textId="77777777" w:rsidTr="0001540F">
        <w:trPr>
          <w:trHeight w:val="619"/>
        </w:trPr>
        <w:tc>
          <w:tcPr>
            <w:tcW w:w="8467" w:type="dxa"/>
            <w:gridSpan w:val="5"/>
            <w:vAlign w:val="center"/>
          </w:tcPr>
          <w:p w14:paraId="2C18624D" w14:textId="659D6B65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3E7FFE43" w14:textId="602AE715" w:rsidR="00246BE8" w:rsidRPr="005D7990" w:rsidRDefault="00246BE8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5D799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246BE8" w:rsidRPr="004B09B3" w14:paraId="74213D01" w14:textId="77777777" w:rsidTr="0001540F">
        <w:trPr>
          <w:trHeight w:val="619"/>
        </w:trPr>
        <w:tc>
          <w:tcPr>
            <w:tcW w:w="627" w:type="dxa"/>
            <w:vAlign w:val="center"/>
          </w:tcPr>
          <w:p w14:paraId="6A8BE087" w14:textId="77777777" w:rsidR="00246BE8" w:rsidRPr="008127F5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33191E2" w14:textId="77777777" w:rsidR="00246BE8" w:rsidRPr="008127F5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74B59AC3" w14:textId="77777777" w:rsidR="00246BE8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2FB3AF27" w14:textId="77777777" w:rsidR="005D7990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صفحه تماس با ما</w:t>
            </w:r>
          </w:p>
          <w:p w14:paraId="40EFEBE5" w14:textId="77777777" w:rsidR="005D7990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صفحه درباره ما</w:t>
            </w:r>
          </w:p>
          <w:p w14:paraId="6FB641B9" w14:textId="22374B31" w:rsidR="005D7990" w:rsidRPr="005D7990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مدیریت </w:t>
            </w:r>
            <w:r>
              <w:rPr>
                <w:rFonts w:cs="Calibri"/>
                <w:color w:val="000000" w:themeColor="text1"/>
                <w:sz w:val="22"/>
                <w:szCs w:val="22"/>
              </w:rPr>
              <w:t>FAQ</w:t>
            </w:r>
          </w:p>
        </w:tc>
        <w:tc>
          <w:tcPr>
            <w:tcW w:w="2342" w:type="dxa"/>
            <w:gridSpan w:val="2"/>
            <w:vAlign w:val="center"/>
          </w:tcPr>
          <w:p w14:paraId="3E044002" w14:textId="77777777" w:rsidR="00246BE8" w:rsidRPr="008127F5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418527C" w14:textId="77777777" w:rsidR="00246BE8" w:rsidRPr="008127F5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246BE8" w:rsidRPr="004B09B3" w14:paraId="56820E72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6DA9113" w14:textId="77777777" w:rsidR="00246BE8" w:rsidRDefault="00246BE8" w:rsidP="00246BE8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40CFA4EF" w14:textId="7A7702A1" w:rsidR="005D7990" w:rsidRP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وارد بخش مدیریت صفحات پایه سایت می‌شود</w:t>
            </w:r>
          </w:p>
          <w:p w14:paraId="7E9B1810" w14:textId="79D066C1" w:rsid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فهرست صفحات قابل مدیریت را نمایش می‌دهد</w:t>
            </w:r>
          </w:p>
          <w:p w14:paraId="286E4942" w14:textId="4C63A5EF" w:rsid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ادمین یکی از صفحات را انتخاب می‌کند</w:t>
            </w:r>
          </w:p>
          <w:p w14:paraId="2E8CD72A" w14:textId="5B3D3901" w:rsid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سیستم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محتوای فعلی را نشان می‌دهد</w:t>
            </w:r>
          </w:p>
          <w:p w14:paraId="3C35C1A4" w14:textId="3E978827" w:rsidR="005D7990" w:rsidRP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تغییرات را اعمال می‌کند</w:t>
            </w:r>
          </w:p>
          <w:p w14:paraId="6B4F266D" w14:textId="4E8B9D8C" w:rsidR="005D7990" w:rsidRPr="005D7990" w:rsidRDefault="005D7990" w:rsidP="005D7990">
            <w:pPr>
              <w:pStyle w:val="ListParagraph"/>
              <w:numPr>
                <w:ilvl w:val="0"/>
                <w:numId w:val="9"/>
              </w:num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5D7990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تغییرات را ذخیره می‌کن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</w:p>
        </w:tc>
      </w:tr>
      <w:tr w:rsidR="00246BE8" w:rsidRPr="004B09B3" w14:paraId="5BE0D831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6710627" w14:textId="77777777" w:rsidR="00246BE8" w:rsidRPr="008127F5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1C22D48" w14:textId="77777777" w:rsidR="00246BE8" w:rsidRDefault="005D7990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صفحه تماس با ما</w:t>
            </w:r>
          </w:p>
          <w:p w14:paraId="48A9C26E" w14:textId="77777777" w:rsidR="005D7990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مدیریت صفحه درباره ما</w:t>
            </w:r>
          </w:p>
          <w:p w14:paraId="5AA3E04D" w14:textId="7D1C3E85" w:rsidR="005D7990" w:rsidRPr="00725C36" w:rsidRDefault="005D7990" w:rsidP="005D799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مدیریت </w:t>
            </w:r>
            <w:r>
              <w:rPr>
                <w:rFonts w:cs="Calibri"/>
                <w:color w:val="000000" w:themeColor="text1"/>
                <w:sz w:val="22"/>
                <w:szCs w:val="22"/>
              </w:rPr>
              <w:t>FAQ</w:t>
            </w:r>
          </w:p>
        </w:tc>
      </w:tr>
      <w:tr w:rsidR="00246BE8" w:rsidRPr="004B09B3" w14:paraId="48260F16" w14:textId="77777777" w:rsidTr="0001540F">
        <w:trPr>
          <w:trHeight w:val="1008"/>
        </w:trPr>
        <w:tc>
          <w:tcPr>
            <w:tcW w:w="11425" w:type="dxa"/>
            <w:gridSpan w:val="7"/>
          </w:tcPr>
          <w:p w14:paraId="5BD2BC85" w14:textId="77777777" w:rsidR="00246BE8" w:rsidRDefault="00246BE8" w:rsidP="0001540F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3E9729A9" w14:textId="5A9F0BEA" w:rsidR="00246BE8" w:rsidRPr="00725C36" w:rsidRDefault="005D7990" w:rsidP="0001540F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اگر محتوا نا معتبر یا ناقص باشد ذخیره نمی شود</w:t>
            </w:r>
          </w:p>
        </w:tc>
      </w:tr>
    </w:tbl>
    <w:p w14:paraId="771D9EE6" w14:textId="77777777" w:rsidR="00246BE8" w:rsidRPr="001538D7" w:rsidRDefault="00246BE8" w:rsidP="00246BE8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1780CB42" w14:textId="77777777" w:rsidR="00246BE8" w:rsidRDefault="00246BE8" w:rsidP="00246BE8">
      <w:pPr>
        <w:tabs>
          <w:tab w:val="left" w:pos="2436"/>
        </w:tabs>
        <w:bidi/>
        <w:rPr>
          <w:rFonts w:cs="Courier New"/>
          <w:sz w:val="22"/>
          <w:szCs w:val="22"/>
          <w:rtl/>
        </w:rPr>
      </w:pPr>
    </w:p>
    <w:p w14:paraId="33A709D9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4A898FE0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255C8AA9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3F5AABE9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5506C8F8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66B44B61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3C31F054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6A46C146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18DF11B6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5066E353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2A29E455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606C2EFE" w14:textId="77777777" w:rsidR="005D7990" w:rsidRPr="005D7990" w:rsidRDefault="005D7990" w:rsidP="005D7990">
      <w:pPr>
        <w:bidi/>
        <w:rPr>
          <w:rFonts w:cs="Courier New"/>
          <w:sz w:val="22"/>
          <w:szCs w:val="22"/>
        </w:rPr>
      </w:pPr>
    </w:p>
    <w:p w14:paraId="73B601BA" w14:textId="77777777" w:rsidR="005D7990" w:rsidRDefault="005D7990" w:rsidP="005D7990">
      <w:pPr>
        <w:bidi/>
        <w:rPr>
          <w:rFonts w:cs="Courier New"/>
          <w:sz w:val="22"/>
          <w:szCs w:val="22"/>
        </w:rPr>
      </w:pPr>
    </w:p>
    <w:p w14:paraId="7E1B13C7" w14:textId="6FD2C39C" w:rsid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</w:rPr>
      </w:pPr>
      <w:r>
        <w:rPr>
          <w:rFonts w:cs="Courier New"/>
          <w:sz w:val="22"/>
          <w:szCs w:val="22"/>
          <w:rtl/>
        </w:rPr>
        <w:tab/>
      </w:r>
    </w:p>
    <w:p w14:paraId="3D238BA5" w14:textId="77777777" w:rsid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</w:rPr>
      </w:pPr>
    </w:p>
    <w:p w14:paraId="7F10757D" w14:textId="77777777" w:rsid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</w:rPr>
      </w:pPr>
    </w:p>
    <w:p w14:paraId="607807AE" w14:textId="77777777" w:rsid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5D7990" w:rsidRPr="004B09B3" w14:paraId="0FE56042" w14:textId="77777777" w:rsidTr="00EC3B4D">
        <w:trPr>
          <w:trHeight w:val="620"/>
        </w:trPr>
        <w:tc>
          <w:tcPr>
            <w:tcW w:w="6609" w:type="dxa"/>
            <w:gridSpan w:val="4"/>
            <w:vAlign w:val="center"/>
          </w:tcPr>
          <w:p w14:paraId="298D9C77" w14:textId="5A2DF5D7" w:rsidR="005D7990" w:rsidRPr="005D799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صفحه تماس با ما</w:t>
            </w:r>
          </w:p>
        </w:tc>
        <w:tc>
          <w:tcPr>
            <w:tcW w:w="2592" w:type="dxa"/>
            <w:gridSpan w:val="2"/>
            <w:vAlign w:val="center"/>
          </w:tcPr>
          <w:p w14:paraId="38B83B60" w14:textId="5AF089DE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8</w:t>
            </w:r>
          </w:p>
        </w:tc>
        <w:tc>
          <w:tcPr>
            <w:tcW w:w="2224" w:type="dxa"/>
            <w:vAlign w:val="center"/>
          </w:tcPr>
          <w:p w14:paraId="0ECAA9EB" w14:textId="664ECDF0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4B09B3" w14:paraId="1A2CEF3F" w14:textId="77777777" w:rsidTr="00EC3B4D">
        <w:trPr>
          <w:trHeight w:val="619"/>
        </w:trPr>
        <w:tc>
          <w:tcPr>
            <w:tcW w:w="6609" w:type="dxa"/>
            <w:gridSpan w:val="4"/>
            <w:vAlign w:val="center"/>
          </w:tcPr>
          <w:p w14:paraId="6DAA8D2E" w14:textId="42B63ED7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كنشگر اصلي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42F7094F" w14:textId="210DD4F2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4B09B3" w14:paraId="3C958643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8E30BAB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24C59425" w14:textId="77777777" w:rsidR="005D7990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ویرایش اطلاعات تماس</w:t>
            </w:r>
          </w:p>
          <w:p w14:paraId="49437969" w14:textId="7AD46399" w:rsidR="00457670" w:rsidRPr="00457670" w:rsidRDefault="00457670" w:rsidP="0045767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مشتری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دسترسی به اطلاعات تماس</w:t>
            </w:r>
          </w:p>
        </w:tc>
      </w:tr>
      <w:tr w:rsidR="005D7990" w:rsidRPr="004B09B3" w14:paraId="679A15BF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F4C9F5E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498AA99F" w14:textId="467D482F" w:rsidR="005D7990" w:rsidRPr="00457670" w:rsidRDefault="00457670" w:rsidP="0045767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>این مورد-کاربرد برای ویرایش محتوای صفحه تماس با ما استفاده می‌شود</w:t>
            </w:r>
          </w:p>
        </w:tc>
      </w:tr>
      <w:tr w:rsidR="005D7990" w:rsidRPr="004B09B3" w14:paraId="522B1120" w14:textId="77777777" w:rsidTr="00EC3B4D">
        <w:trPr>
          <w:trHeight w:val="619"/>
        </w:trPr>
        <w:tc>
          <w:tcPr>
            <w:tcW w:w="8467" w:type="dxa"/>
            <w:gridSpan w:val="5"/>
            <w:vAlign w:val="center"/>
          </w:tcPr>
          <w:p w14:paraId="1D412A30" w14:textId="02F5496A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67FC3932" w14:textId="297C6B67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D7990" w:rsidRPr="004B09B3" w14:paraId="2B9265D7" w14:textId="77777777" w:rsidTr="00EC3B4D">
        <w:trPr>
          <w:trHeight w:val="619"/>
        </w:trPr>
        <w:tc>
          <w:tcPr>
            <w:tcW w:w="627" w:type="dxa"/>
            <w:vAlign w:val="center"/>
          </w:tcPr>
          <w:p w14:paraId="593CC9EC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0C1B3FA6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C657FC6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CE398CF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326A1AC9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D7990" w:rsidRPr="004B09B3" w14:paraId="4E6528EF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667B44D5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776774D4" w14:textId="51482A81" w:rsidR="00457670" w:rsidRDefault="00457670" w:rsidP="00457670">
            <w:pPr>
              <w:pStyle w:val="ListParagraph"/>
              <w:numPr>
                <w:ilvl w:val="0"/>
                <w:numId w:val="10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</w:t>
            </w: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 ادمین صفحه تماس با ما را باز می‌کند</w:t>
            </w:r>
          </w:p>
          <w:p w14:paraId="6D3628B2" w14:textId="2A8B643F" w:rsidR="00457670" w:rsidRDefault="00457670" w:rsidP="00457670">
            <w:pPr>
              <w:pStyle w:val="ListParagraph"/>
              <w:numPr>
                <w:ilvl w:val="0"/>
                <w:numId w:val="10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سیستم </w:t>
            </w: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>محتوای فعلی را نمایش می‌دهد</w:t>
            </w:r>
          </w:p>
          <w:p w14:paraId="3BDC44B9" w14:textId="3CF00274" w:rsidR="00457670" w:rsidRDefault="00457670" w:rsidP="00457670">
            <w:pPr>
              <w:pStyle w:val="ListParagraph"/>
              <w:numPr>
                <w:ilvl w:val="0"/>
                <w:numId w:val="10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</w:t>
            </w: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>ادمین اطلاعات را ویرایش می‌کن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  <w:r w:rsidRPr="00457670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2A59B443" w14:textId="5E9AED49" w:rsidR="00457670" w:rsidRPr="00457670" w:rsidRDefault="00457670" w:rsidP="00457670">
            <w:pPr>
              <w:pStyle w:val="ListParagraph"/>
              <w:numPr>
                <w:ilvl w:val="0"/>
                <w:numId w:val="10"/>
              </w:num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تغییرات را ذخیره می‌کند</w:t>
            </w:r>
          </w:p>
        </w:tc>
      </w:tr>
      <w:tr w:rsidR="005D7990" w:rsidRPr="004B09B3" w14:paraId="4526EFF2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19E03450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6514DC2D" w14:textId="77777777" w:rsidR="005D7990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 متن</w:t>
            </w:r>
          </w:p>
          <w:p w14:paraId="4943B296" w14:textId="26716F57" w:rsidR="00457670" w:rsidRPr="00457670" w:rsidRDefault="00457670" w:rsidP="0045767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 اطلاعات راه های ارتباطی</w:t>
            </w:r>
          </w:p>
        </w:tc>
      </w:tr>
      <w:tr w:rsidR="005D7990" w:rsidRPr="004B09B3" w14:paraId="49757455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1CFED63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20D2939B" w14:textId="77777777" w:rsidR="005D7990" w:rsidRPr="00725C36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39FCB540" w14:textId="77777777" w:rsidR="005D7990" w:rsidRPr="001538D7" w:rsidRDefault="005D7990" w:rsidP="005D7990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2EC21FF5" w14:textId="77777777" w:rsidR="005D7990" w:rsidRPr="00246BE8" w:rsidRDefault="005D7990" w:rsidP="005D7990">
      <w:pPr>
        <w:tabs>
          <w:tab w:val="left" w:pos="2436"/>
        </w:tabs>
        <w:bidi/>
        <w:rPr>
          <w:rFonts w:cs="Courier New"/>
          <w:sz w:val="22"/>
          <w:szCs w:val="22"/>
        </w:rPr>
      </w:pPr>
    </w:p>
    <w:p w14:paraId="566CDE00" w14:textId="77777777" w:rsid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  <w:rtl/>
        </w:rPr>
      </w:pPr>
    </w:p>
    <w:p w14:paraId="7DAC92F6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65EC170F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2CFE85E3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6659FDAC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44631A8A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312C857C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5491DEF5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0FF639EA" w14:textId="77777777" w:rsidR="005D7990" w:rsidRP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68A06B3C" w14:textId="77777777" w:rsid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1F04A26F" w14:textId="77777777" w:rsidR="005D7990" w:rsidRDefault="005D7990" w:rsidP="005D7990">
      <w:pPr>
        <w:bidi/>
        <w:rPr>
          <w:rFonts w:cs="Courier New"/>
          <w:sz w:val="22"/>
          <w:szCs w:val="22"/>
          <w:rtl/>
        </w:rPr>
      </w:pPr>
    </w:p>
    <w:p w14:paraId="7632802C" w14:textId="0A6C1558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  <w:r>
        <w:rPr>
          <w:rFonts w:cs="Courier New"/>
          <w:sz w:val="22"/>
          <w:szCs w:val="22"/>
          <w:rtl/>
        </w:rPr>
        <w:tab/>
      </w:r>
    </w:p>
    <w:p w14:paraId="6FEE2296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45BBB624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46908BDC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1D04E297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37C01CEC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2050473A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5D7990" w:rsidRPr="004B09B3" w14:paraId="3206CC61" w14:textId="77777777" w:rsidTr="00EC3B4D">
        <w:trPr>
          <w:trHeight w:val="620"/>
        </w:trPr>
        <w:tc>
          <w:tcPr>
            <w:tcW w:w="6609" w:type="dxa"/>
            <w:gridSpan w:val="4"/>
            <w:vAlign w:val="center"/>
          </w:tcPr>
          <w:p w14:paraId="53E127A9" w14:textId="38B2CC2D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 صفحه درباره ما</w:t>
            </w:r>
          </w:p>
        </w:tc>
        <w:tc>
          <w:tcPr>
            <w:tcW w:w="2592" w:type="dxa"/>
            <w:gridSpan w:val="2"/>
            <w:vAlign w:val="center"/>
          </w:tcPr>
          <w:p w14:paraId="7FBB4FD7" w14:textId="3E4FA19B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9</w:t>
            </w:r>
          </w:p>
        </w:tc>
        <w:tc>
          <w:tcPr>
            <w:tcW w:w="2224" w:type="dxa"/>
            <w:vAlign w:val="center"/>
          </w:tcPr>
          <w:p w14:paraId="4FF2D5F4" w14:textId="1FE5406A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4B09B3" w14:paraId="413C0F70" w14:textId="77777777" w:rsidTr="00EC3B4D">
        <w:trPr>
          <w:trHeight w:val="619"/>
        </w:trPr>
        <w:tc>
          <w:tcPr>
            <w:tcW w:w="6609" w:type="dxa"/>
            <w:gridSpan w:val="4"/>
            <w:vAlign w:val="center"/>
          </w:tcPr>
          <w:p w14:paraId="49DB7DCE" w14:textId="7DF933BC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كنشگر اصلي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04761624" w14:textId="623B1853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D7990" w:rsidRPr="004B09B3" w14:paraId="13B0D91D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3829038B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2D676EB0" w14:textId="77777777" w:rsidR="005D7990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مدیریت محتوای معرفی سایت</w:t>
            </w:r>
          </w:p>
          <w:p w14:paraId="1879CCC1" w14:textId="36B75DC2" w:rsidR="00457670" w:rsidRPr="00457670" w:rsidRDefault="00457670" w:rsidP="0045767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مشتری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مشاهده اطلاعات سازمان</w:t>
            </w:r>
          </w:p>
        </w:tc>
      </w:tr>
      <w:tr w:rsidR="005D7990" w:rsidRPr="004B09B3" w14:paraId="10174D72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285EE94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71E4A5A" w14:textId="2A1296E1" w:rsidR="005D7990" w:rsidRPr="00457670" w:rsidRDefault="00457670" w:rsidP="00457670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</w:t>
            </w:r>
            <w:r w:rsidRPr="00457670">
              <w:rPr>
                <w:rFonts w:cs="Calibri"/>
                <w:color w:val="000000" w:themeColor="text1"/>
                <w:sz w:val="22"/>
                <w:szCs w:val="22"/>
                <w:rtl/>
              </w:rPr>
              <w:t>ین مورد-کاربرد برای ویرایش محتوای صفحه درباره ما استفاده می‌شود</w:t>
            </w:r>
          </w:p>
        </w:tc>
      </w:tr>
      <w:tr w:rsidR="005D7990" w:rsidRPr="004B09B3" w14:paraId="2653C349" w14:textId="77777777" w:rsidTr="00EC3B4D">
        <w:trPr>
          <w:trHeight w:val="619"/>
        </w:trPr>
        <w:tc>
          <w:tcPr>
            <w:tcW w:w="8467" w:type="dxa"/>
            <w:gridSpan w:val="5"/>
            <w:vAlign w:val="center"/>
          </w:tcPr>
          <w:p w14:paraId="6902C45C" w14:textId="20BD0C00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2A33F53C" w14:textId="0BAA960A" w:rsidR="005D7990" w:rsidRPr="00457670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457670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5D7990" w:rsidRPr="004B09B3" w14:paraId="749CB437" w14:textId="77777777" w:rsidTr="00EC3B4D">
        <w:trPr>
          <w:trHeight w:val="619"/>
        </w:trPr>
        <w:tc>
          <w:tcPr>
            <w:tcW w:w="627" w:type="dxa"/>
            <w:vAlign w:val="center"/>
          </w:tcPr>
          <w:p w14:paraId="76777BBE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0D31903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1D7384FF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73C1FC9B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7404BB92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D7990" w:rsidRPr="004B09B3" w14:paraId="24180065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0CEDE19" w14:textId="77777777" w:rsidR="00F5735B" w:rsidRDefault="005D7990" w:rsidP="00F5735B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656C1E4" w14:textId="3B63AB83" w:rsidR="00F5735B" w:rsidRPr="00F5735B" w:rsidRDefault="00457670" w:rsidP="00F5735B">
            <w:pPr>
              <w:pStyle w:val="ListParagraph"/>
              <w:numPr>
                <w:ilvl w:val="0"/>
                <w:numId w:val="12"/>
              </w:numPr>
              <w:bidi/>
              <w:rPr>
                <w:rFonts w:cs="Calibri"/>
                <w:color w:val="0070C0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سوپر ادمین صفحه درباره ما را انتخاب می‌کند</w:t>
            </w:r>
          </w:p>
          <w:p w14:paraId="760AFCAC" w14:textId="11509ACB" w:rsidR="00F5735B" w:rsidRPr="00F5735B" w:rsidRDefault="00457670" w:rsidP="00F5735B">
            <w:pPr>
              <w:pStyle w:val="ListParagraph"/>
              <w:numPr>
                <w:ilvl w:val="0"/>
                <w:numId w:val="12"/>
              </w:numPr>
              <w:bidi/>
              <w:rPr>
                <w:rFonts w:cs="Calibri"/>
                <w:color w:val="0070C0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محتوای فعلی را نمایش می‌دهد</w:t>
            </w:r>
          </w:p>
          <w:p w14:paraId="6D08BAFF" w14:textId="6379652A" w:rsidR="00F5735B" w:rsidRPr="00F5735B" w:rsidRDefault="00457670" w:rsidP="00F5735B">
            <w:pPr>
              <w:pStyle w:val="ListParagraph"/>
              <w:numPr>
                <w:ilvl w:val="0"/>
                <w:numId w:val="12"/>
              </w:numPr>
              <w:bidi/>
              <w:rPr>
                <w:rFonts w:cs="Calibri"/>
                <w:color w:val="0070C0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سوپر ادمین متن را ویرایش می‌کند</w:t>
            </w:r>
          </w:p>
          <w:p w14:paraId="3ABA9CA4" w14:textId="285ADC8E" w:rsidR="00457670" w:rsidRPr="00F5735B" w:rsidRDefault="00457670" w:rsidP="00F5735B">
            <w:pPr>
              <w:pStyle w:val="ListParagraph"/>
              <w:numPr>
                <w:ilvl w:val="0"/>
                <w:numId w:val="12"/>
              </w:num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تغییرات را ذخیره می‌کن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</w:p>
        </w:tc>
      </w:tr>
      <w:tr w:rsidR="005D7990" w:rsidRPr="004B09B3" w14:paraId="0821AEF8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47D3DABD" w14:textId="77777777" w:rsidR="005D7990" w:rsidRPr="008127F5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57B5968" w14:textId="77777777" w:rsidR="005D7990" w:rsidRPr="00F5735B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</w:p>
        </w:tc>
      </w:tr>
      <w:tr w:rsidR="005D7990" w:rsidRPr="004B09B3" w14:paraId="2A58C01C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0F421ED0" w14:textId="77777777" w:rsidR="005D7990" w:rsidRDefault="005D799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76A4C64F" w14:textId="77777777" w:rsidR="005D7990" w:rsidRPr="00725C36" w:rsidRDefault="005D799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29CEABF1" w14:textId="77777777" w:rsidR="005D7990" w:rsidRPr="001538D7" w:rsidRDefault="005D7990" w:rsidP="005D7990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78A7181C" w14:textId="77777777" w:rsidR="005D7990" w:rsidRPr="00246BE8" w:rsidRDefault="005D7990" w:rsidP="005D7990">
      <w:pPr>
        <w:tabs>
          <w:tab w:val="left" w:pos="2436"/>
        </w:tabs>
        <w:bidi/>
        <w:rPr>
          <w:rFonts w:cs="Courier New"/>
          <w:sz w:val="22"/>
          <w:szCs w:val="22"/>
        </w:rPr>
      </w:pPr>
    </w:p>
    <w:p w14:paraId="3D54E907" w14:textId="77777777" w:rsidR="005D7990" w:rsidRPr="005D7990" w:rsidRDefault="005D7990" w:rsidP="005D7990">
      <w:pPr>
        <w:tabs>
          <w:tab w:val="left" w:pos="2880"/>
        </w:tabs>
        <w:bidi/>
        <w:rPr>
          <w:rFonts w:cs="Courier New"/>
          <w:sz w:val="22"/>
          <w:szCs w:val="22"/>
        </w:rPr>
      </w:pPr>
    </w:p>
    <w:p w14:paraId="3C70F12D" w14:textId="77777777" w:rsidR="005D7990" w:rsidRDefault="005D7990" w:rsidP="005D799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48823F5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78AC125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97A5B93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3073A02B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16287FAC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3B3D34B4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5EBBD657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0476BB2B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745B10D1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109F2C17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3D2B3574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79EF624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B34A9B7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1CFED81F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14665C39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5668BACB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565D5EE3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506EAE82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70646CE2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2AE61DD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p w14:paraId="663E313C" w14:textId="77777777" w:rsidR="0045767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8"/>
        <w:gridCol w:w="2703"/>
        <w:gridCol w:w="2784"/>
        <w:gridCol w:w="483"/>
        <w:gridCol w:w="1855"/>
        <w:gridCol w:w="732"/>
        <w:gridCol w:w="2220"/>
      </w:tblGrid>
      <w:tr w:rsidR="00457670" w:rsidRPr="004B09B3" w14:paraId="6D8C5C5B" w14:textId="77777777" w:rsidTr="00EC3B4D">
        <w:trPr>
          <w:trHeight w:val="620"/>
        </w:trPr>
        <w:tc>
          <w:tcPr>
            <w:tcW w:w="6609" w:type="dxa"/>
            <w:gridSpan w:val="4"/>
            <w:vAlign w:val="center"/>
          </w:tcPr>
          <w:p w14:paraId="59D1862A" w14:textId="311A1836" w:rsidR="00F5735B" w:rsidRPr="00F5735B" w:rsidRDefault="00457670" w:rsidP="00F5735B">
            <w:pPr>
              <w:bidi/>
              <w:rPr>
                <w:rFonts w:cs="Calibri"/>
                <w:color w:val="000000" w:themeColor="text1"/>
                <w:sz w:val="22"/>
                <w:szCs w:val="22"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مدیریت</w:t>
            </w:r>
            <w:r w:rsidR="00F5735B">
              <w:rPr>
                <w:rFonts w:cs="Calibri"/>
                <w:color w:val="000000" w:themeColor="text1"/>
                <w:sz w:val="22"/>
                <w:szCs w:val="22"/>
                <w:lang w:bidi="fa-IR"/>
              </w:rPr>
              <w:t>FAQ</w:t>
            </w:r>
          </w:p>
        </w:tc>
        <w:tc>
          <w:tcPr>
            <w:tcW w:w="2592" w:type="dxa"/>
            <w:gridSpan w:val="2"/>
            <w:vAlign w:val="center"/>
          </w:tcPr>
          <w:p w14:paraId="5614E920" w14:textId="050E5AA5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شماره شناسايي :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10</w:t>
            </w:r>
          </w:p>
        </w:tc>
        <w:tc>
          <w:tcPr>
            <w:tcW w:w="2224" w:type="dxa"/>
            <w:vAlign w:val="center"/>
          </w:tcPr>
          <w:p w14:paraId="7B4051BB" w14:textId="6E938E1C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457670" w:rsidRPr="004B09B3" w14:paraId="4161DF68" w14:textId="77777777" w:rsidTr="00EC3B4D">
        <w:trPr>
          <w:trHeight w:val="619"/>
        </w:trPr>
        <w:tc>
          <w:tcPr>
            <w:tcW w:w="6609" w:type="dxa"/>
            <w:gridSpan w:val="4"/>
            <w:vAlign w:val="center"/>
          </w:tcPr>
          <w:p w14:paraId="3CBFFEC7" w14:textId="0B8271A5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كنشگر اصلي :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4816" w:type="dxa"/>
            <w:gridSpan w:val="3"/>
            <w:vAlign w:val="center"/>
          </w:tcPr>
          <w:p w14:paraId="2C9DEB8A" w14:textId="13FCF4CE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8127F5">
              <w:rPr>
                <w:rFonts w:ascii="Arial" w:hAnsi="Arial" w:cs="Calibri" w:hint="cs"/>
                <w:color w:val="0070C0"/>
                <w:sz w:val="22"/>
                <w:szCs w:val="22"/>
                <w:rtl/>
              </w:rPr>
              <w:t>–</w:t>
            </w: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57670" w:rsidRPr="004B09B3" w14:paraId="57A8A1FC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62C45D30" w14:textId="77777777" w:rsidR="00457670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8B6C00C" w14:textId="77777777" w:rsidR="00457670" w:rsidRDefault="00F5735B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سوپر ادمین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پاسخگویی به سوالات متداول</w:t>
            </w:r>
          </w:p>
          <w:p w14:paraId="2237F46C" w14:textId="6C01117B" w:rsidR="00F5735B" w:rsidRPr="00C460D0" w:rsidRDefault="00F5735B" w:rsidP="00F5735B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مشتری </w:t>
            </w:r>
            <w:r>
              <w:rPr>
                <w:rFonts w:cs="Calibri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دسترسی راحت به سوالات متداول</w:t>
            </w:r>
          </w:p>
        </w:tc>
      </w:tr>
      <w:tr w:rsidR="00457670" w:rsidRPr="004B09B3" w14:paraId="763A1709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7B5B16B6" w14:textId="77777777" w:rsidR="00457670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70833FF9" w14:textId="15DDADC0" w:rsidR="00457670" w:rsidRPr="00F5735B" w:rsidRDefault="00F5735B" w:rsidP="00F5735B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</w:t>
            </w: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ین مورد-کاربرد برای افزودن، ویرایش یا حذف سوالات متداول و پاسخ آن‌ها استفاده می‌شود</w:t>
            </w:r>
          </w:p>
        </w:tc>
      </w:tr>
      <w:tr w:rsidR="00457670" w:rsidRPr="004B09B3" w14:paraId="2060E235" w14:textId="77777777" w:rsidTr="00EC3B4D">
        <w:trPr>
          <w:trHeight w:val="619"/>
        </w:trPr>
        <w:tc>
          <w:tcPr>
            <w:tcW w:w="8467" w:type="dxa"/>
            <w:gridSpan w:val="5"/>
            <w:vAlign w:val="center"/>
          </w:tcPr>
          <w:p w14:paraId="2D929D8C" w14:textId="511A7915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آغازكننده :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سوپر ادمین</w:t>
            </w:r>
          </w:p>
        </w:tc>
        <w:tc>
          <w:tcPr>
            <w:tcW w:w="2958" w:type="dxa"/>
            <w:gridSpan w:val="2"/>
            <w:vAlign w:val="center"/>
          </w:tcPr>
          <w:p w14:paraId="6CB2BF46" w14:textId="27992728" w:rsidR="00457670" w:rsidRPr="00F5735B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نوع : </w:t>
            </w:r>
            <w:r w:rsidR="00F5735B"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خارجی</w:t>
            </w:r>
          </w:p>
        </w:tc>
      </w:tr>
      <w:tr w:rsidR="00457670" w:rsidRPr="004B09B3" w14:paraId="70AA5B4F" w14:textId="77777777" w:rsidTr="00EC3B4D">
        <w:trPr>
          <w:trHeight w:val="619"/>
        </w:trPr>
        <w:tc>
          <w:tcPr>
            <w:tcW w:w="627" w:type="dxa"/>
            <w:vAlign w:val="center"/>
          </w:tcPr>
          <w:p w14:paraId="3FD2D5CF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166135C7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2A58C306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2A3E8BB5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3C826004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57670" w:rsidRPr="004B09B3" w14:paraId="3E719423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3806335B" w14:textId="77777777" w:rsidR="00457670" w:rsidRDefault="00457670" w:rsidP="00F5735B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74485756" w14:textId="6AD9320F" w:rsidR="00F5735B" w:rsidRPr="00F5735B" w:rsidRDefault="00F5735B" w:rsidP="00F5735B">
            <w:pPr>
              <w:pStyle w:val="ListParagraph"/>
              <w:numPr>
                <w:ilvl w:val="0"/>
                <w:numId w:val="1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سوپر ادمین وارد بخش</w:t>
            </w:r>
            <w:r w:rsidRPr="00F5735B">
              <w:rPr>
                <w:rFonts w:cs="Calibri"/>
                <w:color w:val="000000" w:themeColor="text1"/>
                <w:sz w:val="22"/>
                <w:szCs w:val="22"/>
              </w:rPr>
              <w:t xml:space="preserve"> FAQ </w:t>
            </w: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می‌شود</w:t>
            </w:r>
          </w:p>
          <w:p w14:paraId="164B7FCC" w14:textId="1DF9F16F" w:rsidR="00F5735B" w:rsidRPr="00F5735B" w:rsidRDefault="00F5735B" w:rsidP="00F5735B">
            <w:pPr>
              <w:pStyle w:val="ListParagraph"/>
              <w:numPr>
                <w:ilvl w:val="0"/>
                <w:numId w:val="1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لیست سوالات را نمایش می‌دهد</w:t>
            </w:r>
            <w:r w:rsidRPr="00F5735B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972765F" w14:textId="25951CED" w:rsidR="00F5735B" w:rsidRPr="00F5735B" w:rsidRDefault="00F5735B" w:rsidP="00F5735B">
            <w:pPr>
              <w:pStyle w:val="ListParagraph"/>
              <w:numPr>
                <w:ilvl w:val="0"/>
                <w:numId w:val="13"/>
              </w:numPr>
              <w:bidi/>
              <w:rPr>
                <w:rFonts w:cs="Calibri"/>
                <w:color w:val="000000" w:themeColor="text1"/>
                <w:sz w:val="22"/>
                <w:szCs w:val="22"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 xml:space="preserve">سوپر ادمین سوال جدید 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را </w:t>
            </w: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اضافه یا موردی را ویرایش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 xml:space="preserve"> و </w:t>
            </w: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حذف می‌کن</w:t>
            </w: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د</w:t>
            </w:r>
            <w:r w:rsidRPr="00F5735B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527DC814" w14:textId="64838969" w:rsidR="00F5735B" w:rsidRPr="00F5735B" w:rsidRDefault="00F5735B" w:rsidP="00F5735B">
            <w:pPr>
              <w:pStyle w:val="ListParagraph"/>
              <w:numPr>
                <w:ilvl w:val="0"/>
                <w:numId w:val="13"/>
              </w:num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 w:rsidRPr="00F5735B">
              <w:rPr>
                <w:rFonts w:cs="Calibri"/>
                <w:color w:val="000000" w:themeColor="text1"/>
                <w:sz w:val="22"/>
                <w:szCs w:val="22"/>
                <w:rtl/>
              </w:rPr>
              <w:t>سیستم تغییرات را ذخیره می‌کند</w:t>
            </w:r>
          </w:p>
        </w:tc>
      </w:tr>
      <w:tr w:rsidR="00457670" w:rsidRPr="004B09B3" w14:paraId="2E3A6CA2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264CD9A2" w14:textId="77777777" w:rsidR="00457670" w:rsidRPr="008127F5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8756351" w14:textId="77777777" w:rsidR="00457670" w:rsidRDefault="00F5735B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افزودن سوال جدید</w:t>
            </w:r>
          </w:p>
          <w:p w14:paraId="1BAE2C21" w14:textId="77777777" w:rsidR="00F5735B" w:rsidRDefault="00F5735B" w:rsidP="00F5735B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ویرایش سوال و پاسخ به آن</w:t>
            </w:r>
          </w:p>
          <w:p w14:paraId="6D45EA4D" w14:textId="7CC8E8E1" w:rsidR="00F5735B" w:rsidRPr="00F5735B" w:rsidRDefault="00F5735B" w:rsidP="00F5735B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Calibri" w:hint="cs"/>
                <w:color w:val="000000" w:themeColor="text1"/>
                <w:sz w:val="22"/>
                <w:szCs w:val="22"/>
                <w:rtl/>
              </w:rPr>
              <w:t>حذف سوال</w:t>
            </w:r>
          </w:p>
        </w:tc>
      </w:tr>
      <w:tr w:rsidR="00457670" w:rsidRPr="004B09B3" w14:paraId="0FF90EE6" w14:textId="77777777" w:rsidTr="00EC3B4D">
        <w:trPr>
          <w:trHeight w:val="1008"/>
        </w:trPr>
        <w:tc>
          <w:tcPr>
            <w:tcW w:w="11425" w:type="dxa"/>
            <w:gridSpan w:val="7"/>
          </w:tcPr>
          <w:p w14:paraId="1266429E" w14:textId="77777777" w:rsidR="00457670" w:rsidRDefault="00457670" w:rsidP="00EC3B4D">
            <w:pPr>
              <w:bidi/>
              <w:rPr>
                <w:rFonts w:cs="Calibri"/>
                <w:color w:val="0070C0"/>
                <w:sz w:val="22"/>
                <w:szCs w:val="22"/>
                <w:rtl/>
              </w:rPr>
            </w:pPr>
            <w:r w:rsidRPr="008127F5">
              <w:rPr>
                <w:rFonts w:cs="Calibri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  <w:p w14:paraId="781670FA" w14:textId="77777777" w:rsidR="00457670" w:rsidRPr="00725C36" w:rsidRDefault="00457670" w:rsidP="00EC3B4D">
            <w:pPr>
              <w:bidi/>
              <w:rPr>
                <w:rFonts w:cs="Calibri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60BD4C91" w14:textId="77777777" w:rsidR="00457670" w:rsidRPr="001538D7" w:rsidRDefault="00457670" w:rsidP="00457670">
      <w:pPr>
        <w:tabs>
          <w:tab w:val="left" w:pos="2820"/>
        </w:tabs>
        <w:bidi/>
        <w:rPr>
          <w:rFonts w:cs="Courier New"/>
          <w:sz w:val="22"/>
          <w:szCs w:val="22"/>
        </w:rPr>
      </w:pPr>
    </w:p>
    <w:p w14:paraId="592F4DA9" w14:textId="77777777" w:rsidR="00457670" w:rsidRPr="00246BE8" w:rsidRDefault="00457670" w:rsidP="00457670">
      <w:pPr>
        <w:tabs>
          <w:tab w:val="left" w:pos="2436"/>
        </w:tabs>
        <w:bidi/>
        <w:rPr>
          <w:rFonts w:cs="Courier New"/>
          <w:sz w:val="22"/>
          <w:szCs w:val="22"/>
        </w:rPr>
      </w:pPr>
    </w:p>
    <w:p w14:paraId="06C33752" w14:textId="77777777" w:rsidR="00457670" w:rsidRPr="005D7990" w:rsidRDefault="00457670" w:rsidP="00457670">
      <w:pPr>
        <w:tabs>
          <w:tab w:val="left" w:pos="2880"/>
        </w:tabs>
        <w:bidi/>
        <w:rPr>
          <w:rFonts w:cs="Courier New"/>
          <w:sz w:val="22"/>
          <w:szCs w:val="22"/>
        </w:rPr>
      </w:pPr>
    </w:p>
    <w:p w14:paraId="0A2DFFFC" w14:textId="77777777" w:rsidR="00457670" w:rsidRPr="005D799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</w:rPr>
      </w:pPr>
    </w:p>
    <w:p w14:paraId="70CBE9B4" w14:textId="77777777" w:rsidR="00457670" w:rsidRPr="005D7990" w:rsidRDefault="00457670" w:rsidP="00457670">
      <w:pPr>
        <w:tabs>
          <w:tab w:val="left" w:pos="1560"/>
        </w:tabs>
        <w:bidi/>
        <w:rPr>
          <w:rFonts w:cs="Courier New"/>
          <w:sz w:val="22"/>
          <w:szCs w:val="22"/>
        </w:rPr>
      </w:pPr>
    </w:p>
    <w:sectPr w:rsidR="00457670" w:rsidRPr="005D7990" w:rsidSect="00FD2ECB">
      <w:footerReference w:type="default" r:id="rId12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jad Sabaghkermani" w:date="2026-05-25T22:26:00Z" w:initials="SS">
    <w:p w14:paraId="505335D8" w14:textId="77777777" w:rsidR="00D928A7" w:rsidRDefault="00D928A7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به نظرت برای فرآیند ورود، یه یوزکیس دیسکریپشن جدا بسازیم؟</w:t>
      </w:r>
    </w:p>
    <w:p w14:paraId="54B929B4" w14:textId="4D0B7351" w:rsidR="00D928A7" w:rsidRDefault="00D928A7">
      <w:pPr>
        <w:pStyle w:val="CommentTex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 همه به آون ارجاع بدن</w:t>
      </w:r>
    </w:p>
  </w:comment>
  <w:comment w:id="1" w:author="Sajad Sabaghkermani" w:date="2026-05-25T22:19:00Z" w:initials="SS">
    <w:p w14:paraId="2A23F513" w14:textId="7A3F6723" w:rsidR="00D928A7" w:rsidRDefault="00D928A7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شماره هارو حواست باشه براساس فایل راهنمای کلی اپدیت کنی؟</w:t>
      </w:r>
    </w:p>
  </w:comment>
  <w:comment w:id="2" w:author="Sajad Sabaghkermani" w:date="2026-05-25T22:19:00Z" w:initials="SS">
    <w:p w14:paraId="20FE8858" w14:textId="03ECAFE1" w:rsidR="00D928A7" w:rsidRDefault="00D928A7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ننوشتی</w:t>
      </w:r>
    </w:p>
  </w:comment>
  <w:comment w:id="4" w:author="Sajad Sabaghkermani" w:date="2026-05-25T22:28:00Z" w:initials="SS">
    <w:p w14:paraId="4B53D99E" w14:textId="04971BD9" w:rsidR="00D928A7" w:rsidRDefault="00D928A7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 w:rsidR="009E4015">
        <w:rPr>
          <w:rFonts w:hint="cs"/>
          <w:rtl/>
          <w:lang w:bidi="fa-IR"/>
        </w:rPr>
        <w:t>بنویس کدوم اکتورا بهش مرتبط میشن</w:t>
      </w:r>
    </w:p>
  </w:comment>
  <w:comment w:id="5" w:author="Sajad Sabaghkermani" w:date="2026-05-25T22:32:00Z" w:initials="SS">
    <w:p w14:paraId="71F14018" w14:textId="3AF1A8E3" w:rsidR="009E4015" w:rsidRDefault="009E4015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 w:rsidR="00700206">
        <w:rPr>
          <w:rFonts w:hint="cs"/>
          <w:rtl/>
          <w:lang w:bidi="fa-IR"/>
        </w:rPr>
        <w:t>سوپر ادمین همچنین میتونه با جست‌وجوی سراسری هم کاربرا رو پیدا و مدیریت کنه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B929B4" w15:done="0"/>
  <w15:commentEx w15:paraId="2A23F513" w15:done="0"/>
  <w15:commentEx w15:paraId="20FE8858" w15:done="0"/>
  <w15:commentEx w15:paraId="4B53D99E" w15:done="0"/>
  <w15:commentEx w15:paraId="71F140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C9C807" w16cex:dateUtc="2026-05-25T18:56:00Z"/>
  <w16cex:commentExtensible w16cex:durableId="18355D24" w16cex:dateUtc="2026-05-25T18:49:00Z"/>
  <w16cex:commentExtensible w16cex:durableId="279E95AD" w16cex:dateUtc="2026-05-25T18:49:00Z"/>
  <w16cex:commentExtensible w16cex:durableId="01CAED53" w16cex:dateUtc="2026-05-25T18:58:00Z"/>
  <w16cex:commentExtensible w16cex:durableId="0720FD31" w16cex:dateUtc="2026-05-25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B929B4" w16cid:durableId="7EC9C807"/>
  <w16cid:commentId w16cid:paraId="2A23F513" w16cid:durableId="18355D24"/>
  <w16cid:commentId w16cid:paraId="20FE8858" w16cid:durableId="279E95AD"/>
  <w16cid:commentId w16cid:paraId="4B53D99E" w16cid:durableId="01CAED53"/>
  <w16cid:commentId w16cid:paraId="71F14018" w16cid:durableId="0720FD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DA76" w14:textId="77777777" w:rsidR="00D15247" w:rsidRDefault="00D15247" w:rsidP="00836A03">
      <w:pPr>
        <w:spacing w:after="0" w:line="240" w:lineRule="auto"/>
      </w:pPr>
      <w:r>
        <w:separator/>
      </w:r>
    </w:p>
  </w:endnote>
  <w:endnote w:type="continuationSeparator" w:id="0">
    <w:p w14:paraId="31A51BBD" w14:textId="77777777" w:rsidR="00D15247" w:rsidRDefault="00D15247" w:rsidP="00836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A4E3" w14:textId="77777777" w:rsidR="00836A03" w:rsidRDefault="00836A03">
    <w:pPr>
      <w:pStyle w:val="Footer"/>
      <w:rPr>
        <w:rtl/>
        <w:lang w:bidi="fa-IR"/>
      </w:rPr>
    </w:pPr>
  </w:p>
  <w:p w14:paraId="4A2C1436" w14:textId="77777777" w:rsidR="00836A03" w:rsidRDefault="00836A03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EE59" w14:textId="77777777" w:rsidR="00D15247" w:rsidRDefault="00D15247" w:rsidP="00836A03">
      <w:pPr>
        <w:spacing w:after="0" w:line="240" w:lineRule="auto"/>
      </w:pPr>
      <w:r>
        <w:separator/>
      </w:r>
    </w:p>
  </w:footnote>
  <w:footnote w:type="continuationSeparator" w:id="0">
    <w:p w14:paraId="1282B7A9" w14:textId="77777777" w:rsidR="00D15247" w:rsidRDefault="00D15247" w:rsidP="00836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1F4"/>
    <w:multiLevelType w:val="hybridMultilevel"/>
    <w:tmpl w:val="64A8E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A77D0"/>
    <w:multiLevelType w:val="hybridMultilevel"/>
    <w:tmpl w:val="D4985F34"/>
    <w:lvl w:ilvl="0" w:tplc="A9DE5F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B1725"/>
    <w:multiLevelType w:val="hybridMultilevel"/>
    <w:tmpl w:val="D3D6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F7BB6"/>
    <w:multiLevelType w:val="hybridMultilevel"/>
    <w:tmpl w:val="8E106AA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451EF"/>
    <w:multiLevelType w:val="hybridMultilevel"/>
    <w:tmpl w:val="DA163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E0866"/>
    <w:multiLevelType w:val="hybridMultilevel"/>
    <w:tmpl w:val="EA1821BA"/>
    <w:lvl w:ilvl="0" w:tplc="14D8E2F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26CC5"/>
    <w:multiLevelType w:val="hybridMultilevel"/>
    <w:tmpl w:val="958ED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E2919"/>
    <w:multiLevelType w:val="hybridMultilevel"/>
    <w:tmpl w:val="27F0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8119F"/>
    <w:multiLevelType w:val="hybridMultilevel"/>
    <w:tmpl w:val="13D2C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418E6"/>
    <w:multiLevelType w:val="hybridMultilevel"/>
    <w:tmpl w:val="0800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4C1616"/>
    <w:multiLevelType w:val="hybridMultilevel"/>
    <w:tmpl w:val="8E106AA8"/>
    <w:lvl w:ilvl="0" w:tplc="071868C4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B5DBD"/>
    <w:multiLevelType w:val="hybridMultilevel"/>
    <w:tmpl w:val="64A8E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6640E"/>
    <w:multiLevelType w:val="hybridMultilevel"/>
    <w:tmpl w:val="41C6D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90321">
    <w:abstractNumId w:val="10"/>
  </w:num>
  <w:num w:numId="2" w16cid:durableId="1143232367">
    <w:abstractNumId w:val="3"/>
  </w:num>
  <w:num w:numId="3" w16cid:durableId="1129788114">
    <w:abstractNumId w:val="2"/>
  </w:num>
  <w:num w:numId="4" w16cid:durableId="271480544">
    <w:abstractNumId w:val="6"/>
  </w:num>
  <w:num w:numId="5" w16cid:durableId="1534003707">
    <w:abstractNumId w:val="12"/>
  </w:num>
  <w:num w:numId="6" w16cid:durableId="875003279">
    <w:abstractNumId w:val="11"/>
  </w:num>
  <w:num w:numId="7" w16cid:durableId="294801019">
    <w:abstractNumId w:val="9"/>
  </w:num>
  <w:num w:numId="8" w16cid:durableId="962809937">
    <w:abstractNumId w:val="0"/>
  </w:num>
  <w:num w:numId="9" w16cid:durableId="27878727">
    <w:abstractNumId w:val="7"/>
  </w:num>
  <w:num w:numId="10" w16cid:durableId="929237585">
    <w:abstractNumId w:val="4"/>
  </w:num>
  <w:num w:numId="11" w16cid:durableId="396902420">
    <w:abstractNumId w:val="5"/>
  </w:num>
  <w:num w:numId="12" w16cid:durableId="1521317530">
    <w:abstractNumId w:val="1"/>
  </w:num>
  <w:num w:numId="13" w16cid:durableId="110153106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jad Sabaghkermani">
    <w15:presenceInfo w15:providerId="Windows Live" w15:userId="91a951d53e78f1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B1F02"/>
    <w:rsid w:val="000C715E"/>
    <w:rsid w:val="00110100"/>
    <w:rsid w:val="001538D7"/>
    <w:rsid w:val="00246BE8"/>
    <w:rsid w:val="00247D6C"/>
    <w:rsid w:val="00410722"/>
    <w:rsid w:val="00457670"/>
    <w:rsid w:val="004B09B3"/>
    <w:rsid w:val="005D7990"/>
    <w:rsid w:val="006039FF"/>
    <w:rsid w:val="00700206"/>
    <w:rsid w:val="00725C36"/>
    <w:rsid w:val="00737DE6"/>
    <w:rsid w:val="008127F5"/>
    <w:rsid w:val="00830D7F"/>
    <w:rsid w:val="00836A03"/>
    <w:rsid w:val="0083799F"/>
    <w:rsid w:val="008575F4"/>
    <w:rsid w:val="009E4015"/>
    <w:rsid w:val="00BA6CDB"/>
    <w:rsid w:val="00C1620D"/>
    <w:rsid w:val="00C460D0"/>
    <w:rsid w:val="00C67A88"/>
    <w:rsid w:val="00CD66B5"/>
    <w:rsid w:val="00CE491F"/>
    <w:rsid w:val="00D15247"/>
    <w:rsid w:val="00D928A7"/>
    <w:rsid w:val="00DA577C"/>
    <w:rsid w:val="00DE48E1"/>
    <w:rsid w:val="00F12556"/>
    <w:rsid w:val="00F5735B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03"/>
  </w:style>
  <w:style w:type="paragraph" w:styleId="Footer">
    <w:name w:val="footer"/>
    <w:basedOn w:val="Normal"/>
    <w:link w:val="FooterChar"/>
    <w:uiPriority w:val="99"/>
    <w:unhideWhenUsed/>
    <w:rsid w:val="00836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03"/>
  </w:style>
  <w:style w:type="character" w:styleId="CommentReference">
    <w:name w:val="annotation reference"/>
    <w:basedOn w:val="DefaultParagraphFont"/>
    <w:uiPriority w:val="99"/>
    <w:semiHidden/>
    <w:unhideWhenUsed/>
    <w:rsid w:val="00D92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28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28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2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28A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E40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Sajad Sabaghkermani</cp:lastModifiedBy>
  <cp:revision>3</cp:revision>
  <dcterms:created xsi:type="dcterms:W3CDTF">2026-05-15T17:53:00Z</dcterms:created>
  <dcterms:modified xsi:type="dcterms:W3CDTF">2026-05-25T19:17:00Z</dcterms:modified>
</cp:coreProperties>
</file>